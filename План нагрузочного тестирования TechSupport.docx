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D152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48AC0743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0A9F7254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21F1C3F4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52F72D66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6F958003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555CEAC0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68A6A4BC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5C0AAA18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202C46D8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5DA68410" w14:textId="77777777" w:rsidR="0039012A" w:rsidRDefault="0039012A">
      <w:pPr>
        <w:pStyle w:val="ad"/>
        <w:ind w:left="1351" w:right="1268"/>
        <w:rPr>
          <w:rFonts w:ascii="Times New Roman" w:hAnsi="Times New Roman"/>
          <w:caps/>
        </w:rPr>
      </w:pPr>
    </w:p>
    <w:p w14:paraId="58255179" w14:textId="77777777" w:rsidR="0039012A" w:rsidRDefault="00000000">
      <w:pPr>
        <w:pStyle w:val="ad"/>
        <w:ind w:left="1351" w:right="1268"/>
        <w:rPr>
          <w:rFonts w:ascii="Times New Roman" w:hAnsi="Times New Roman"/>
          <w:caps/>
          <w:sz w:val="32"/>
          <w:szCs w:val="32"/>
        </w:rPr>
      </w:pPr>
      <w:r>
        <w:rPr>
          <w:rFonts w:ascii="Times New Roman" w:hAnsi="Times New Roman"/>
          <w:caps/>
        </w:rPr>
        <w:fldChar w:fldCharType="begin"/>
      </w:r>
      <w:r>
        <w:rPr>
          <w:rFonts w:ascii="Times New Roman" w:hAnsi="Times New Roman"/>
          <w:caps/>
          <w:sz w:val="32"/>
          <w:szCs w:val="32"/>
        </w:rPr>
        <w:instrText xml:space="preserve"> SUBJECT   \* MERGEFORMAT </w:instrText>
      </w:r>
      <w:r>
        <w:rPr>
          <w:rFonts w:ascii="Times New Roman" w:hAnsi="Times New Roman"/>
          <w:caps/>
        </w:rPr>
        <w:fldChar w:fldCharType="separate"/>
      </w:r>
      <w:r>
        <w:rPr>
          <w:rFonts w:ascii="Times New Roman" w:hAnsi="Times New Roman"/>
          <w:caps/>
          <w:sz w:val="32"/>
          <w:szCs w:val="32"/>
        </w:rPr>
        <w:t xml:space="preserve">ПЛАН НагрузочноГО тестирования </w:t>
      </w:r>
      <w:r>
        <w:rPr>
          <w:rFonts w:ascii="Times New Roman" w:hAnsi="Times New Roman"/>
          <w:caps/>
        </w:rPr>
        <w:fldChar w:fldCharType="end"/>
      </w:r>
    </w:p>
    <w:p w14:paraId="2AB36BDF" w14:textId="77777777" w:rsidR="0039012A" w:rsidRDefault="0039012A">
      <w:pPr>
        <w:pStyle w:val="ad"/>
        <w:ind w:left="1351" w:right="1268"/>
        <w:rPr>
          <w:rFonts w:ascii="Times New Roman" w:hAnsi="Times New Roman"/>
          <w:caps/>
          <w:sz w:val="32"/>
          <w:szCs w:val="32"/>
        </w:rPr>
      </w:pPr>
    </w:p>
    <w:p w14:paraId="403E067B" w14:textId="6DFC985D" w:rsidR="0039012A" w:rsidRPr="00584E78" w:rsidRDefault="00256175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256175">
        <w:rPr>
          <w:rFonts w:ascii="Arial" w:hAnsi="Arial"/>
          <w:b/>
          <w:bCs/>
          <w:sz w:val="32"/>
          <w:szCs w:val="32"/>
          <w:lang w:val="en-US"/>
        </w:rPr>
        <w:t>TechSupport</w:t>
      </w:r>
    </w:p>
    <w:p w14:paraId="268B6691" w14:textId="2DF04363" w:rsidR="0039012A" w:rsidRPr="00584E78" w:rsidRDefault="00000000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Версия </w:t>
      </w:r>
      <w:r w:rsidRPr="00584E78">
        <w:rPr>
          <w:rFonts w:ascii="Arial" w:hAnsi="Arial"/>
          <w:b/>
          <w:bCs/>
          <w:color w:val="0000FF"/>
          <w:sz w:val="28"/>
          <w:szCs w:val="28"/>
        </w:rPr>
        <w:t>&lt;</w:t>
      </w:r>
      <w:r>
        <w:rPr>
          <w:rFonts w:ascii="Arial" w:hAnsi="Arial"/>
          <w:b/>
          <w:bCs/>
          <w:color w:val="0000FF"/>
          <w:sz w:val="28"/>
          <w:szCs w:val="28"/>
          <w:highlight w:val="lightGray"/>
        </w:rPr>
        <w:t>00.000.0</w:t>
      </w:r>
      <w:r w:rsidR="006E3D5C" w:rsidRPr="00584E78">
        <w:rPr>
          <w:rFonts w:ascii="Arial" w:hAnsi="Arial"/>
          <w:b/>
          <w:bCs/>
          <w:color w:val="0000FF"/>
          <w:sz w:val="28"/>
          <w:szCs w:val="28"/>
        </w:rPr>
        <w:t>1</w:t>
      </w:r>
      <w:r w:rsidRPr="00584E78">
        <w:rPr>
          <w:rFonts w:ascii="Arial" w:hAnsi="Arial"/>
          <w:b/>
          <w:bCs/>
          <w:color w:val="0000FF"/>
          <w:sz w:val="28"/>
          <w:szCs w:val="28"/>
        </w:rPr>
        <w:t>&gt;</w:t>
      </w:r>
    </w:p>
    <w:p w14:paraId="4CEA7FE6" w14:textId="77777777" w:rsidR="0039012A" w:rsidRDefault="0039012A">
      <w:pPr>
        <w:jc w:val="center"/>
        <w:rPr>
          <w:caps/>
        </w:rPr>
        <w:sectPr w:rsidR="0039012A">
          <w:headerReference w:type="first" r:id="rId7"/>
          <w:pgSz w:w="11906" w:h="16838"/>
          <w:pgMar w:top="851" w:right="567" w:bottom="851" w:left="1134" w:header="720" w:footer="720" w:gutter="0"/>
          <w:cols w:space="720"/>
          <w:titlePg/>
        </w:sectPr>
      </w:pPr>
    </w:p>
    <w:p w14:paraId="5B396F5F" w14:textId="77777777" w:rsidR="0039012A" w:rsidRDefault="0039012A">
      <w:pPr>
        <w:jc w:val="center"/>
        <w:rPr>
          <w:b/>
          <w:bCs/>
          <w:caps/>
          <w:sz w:val="28"/>
          <w:szCs w:val="28"/>
        </w:rPr>
      </w:pPr>
      <w:bookmarkStart w:id="0" w:name="_Toc93986947"/>
    </w:p>
    <w:p w14:paraId="45728107" w14:textId="77777777" w:rsidR="0039012A" w:rsidRDefault="00000000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Содержание</w:t>
      </w:r>
    </w:p>
    <w:p w14:paraId="54CCCA80" w14:textId="77777777" w:rsidR="0039012A" w:rsidRDefault="0039012A">
      <w:pPr>
        <w:jc w:val="center"/>
        <w:rPr>
          <w:b/>
          <w:bCs/>
          <w:caps/>
          <w:sz w:val="28"/>
          <w:szCs w:val="28"/>
        </w:rPr>
      </w:pPr>
    </w:p>
    <w:p w14:paraId="4F816BFD" w14:textId="77777777" w:rsidR="0039012A" w:rsidRDefault="00000000">
      <w:pPr>
        <w:pStyle w:val="14"/>
        <w:tabs>
          <w:tab w:val="left" w:pos="960"/>
        </w:tabs>
        <w:rPr>
          <w:sz w:val="24"/>
          <w:szCs w:val="24"/>
          <w:lang w:val="en-GB"/>
        </w:rPr>
      </w:pPr>
      <w:r>
        <w:rPr>
          <w:rStyle w:val="afff2"/>
          <w:color w:val="auto"/>
        </w:rPr>
        <w:fldChar w:fldCharType="begin"/>
      </w:r>
      <w:r>
        <w:rPr>
          <w:rStyle w:val="afff2"/>
          <w:color w:val="auto"/>
        </w:rPr>
        <w:instrText xml:space="preserve"> TOC \o "1-1" \h \z \u </w:instrText>
      </w:r>
      <w:r>
        <w:rPr>
          <w:rStyle w:val="afff2"/>
          <w:color w:val="auto"/>
        </w:rPr>
        <w:fldChar w:fldCharType="separate"/>
      </w:r>
      <w:hyperlink w:anchor="_Toc241032266" w:history="1">
        <w:r w:rsidR="0039012A">
          <w:rPr>
            <w:rStyle w:val="afff2"/>
          </w:rPr>
          <w:t>1.</w:t>
        </w:r>
        <w:r w:rsidR="0039012A">
          <w:rPr>
            <w:caps w:val="0"/>
            <w:sz w:val="24"/>
            <w:szCs w:val="24"/>
            <w:lang w:val="en-GB"/>
          </w:rPr>
          <w:tab/>
        </w:r>
        <w:r w:rsidR="0039012A">
          <w:rPr>
            <w:rStyle w:val="afff2"/>
          </w:rPr>
          <w:t>История изменений</w:t>
        </w:r>
        <w:r w:rsidR="0039012A">
          <w:tab/>
        </w:r>
        <w:r w:rsidR="0039012A">
          <w:fldChar w:fldCharType="begin"/>
        </w:r>
        <w:r w:rsidR="0039012A">
          <w:instrText xml:space="preserve"> PAGEREF _Toc241032266 \h </w:instrText>
        </w:r>
        <w:r w:rsidR="0039012A">
          <w:fldChar w:fldCharType="separate"/>
        </w:r>
        <w:r w:rsidR="0039012A">
          <w:t>3</w:t>
        </w:r>
        <w:r w:rsidR="0039012A">
          <w:fldChar w:fldCharType="end"/>
        </w:r>
      </w:hyperlink>
    </w:p>
    <w:p w14:paraId="33189A6F" w14:textId="77777777" w:rsidR="0039012A" w:rsidRDefault="0039012A">
      <w:pPr>
        <w:pStyle w:val="14"/>
        <w:tabs>
          <w:tab w:val="left" w:pos="960"/>
        </w:tabs>
        <w:rPr>
          <w:sz w:val="24"/>
          <w:szCs w:val="24"/>
          <w:lang w:val="en-GB"/>
        </w:rPr>
      </w:pPr>
      <w:hyperlink w:anchor="_Toc241032267" w:history="1">
        <w:r>
          <w:rPr>
            <w:rStyle w:val="afff2"/>
          </w:rPr>
          <w:t>2.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терминология</w:t>
        </w:r>
        <w:r>
          <w:tab/>
        </w:r>
        <w:r>
          <w:fldChar w:fldCharType="begin"/>
        </w:r>
        <w:r>
          <w:instrText xml:space="preserve"> PAGEREF _Toc241032267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1E95FC7" w14:textId="77777777" w:rsidR="0039012A" w:rsidRDefault="0039012A">
      <w:pPr>
        <w:pStyle w:val="14"/>
        <w:tabs>
          <w:tab w:val="left" w:pos="960"/>
        </w:tabs>
        <w:rPr>
          <w:sz w:val="24"/>
          <w:szCs w:val="24"/>
          <w:lang w:val="en-GB"/>
        </w:rPr>
      </w:pPr>
      <w:hyperlink w:anchor="_Toc241032268" w:history="1">
        <w:r>
          <w:rPr>
            <w:rStyle w:val="afff2"/>
          </w:rPr>
          <w:t>3.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Цели тестирования</w:t>
        </w:r>
        <w:r>
          <w:tab/>
        </w:r>
        <w:r>
          <w:fldChar w:fldCharType="begin"/>
        </w:r>
        <w:r>
          <w:instrText xml:space="preserve"> PAGEREF _Toc241032268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10C2BC4" w14:textId="77777777" w:rsidR="0039012A" w:rsidRDefault="0039012A">
      <w:pPr>
        <w:pStyle w:val="14"/>
        <w:tabs>
          <w:tab w:val="left" w:pos="960"/>
        </w:tabs>
        <w:rPr>
          <w:sz w:val="24"/>
          <w:szCs w:val="24"/>
          <w:lang w:val="en-GB"/>
        </w:rPr>
      </w:pPr>
      <w:hyperlink w:anchor="_Toc241032269" w:history="1">
        <w:r>
          <w:rPr>
            <w:rStyle w:val="afff2"/>
          </w:rPr>
          <w:t>4.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Архитектура тестируемой системы</w:t>
        </w:r>
        <w:r>
          <w:tab/>
        </w:r>
        <w:r>
          <w:fldChar w:fldCharType="begin"/>
        </w:r>
        <w:r>
          <w:instrText xml:space="preserve"> PAGEREF _Toc241032269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AF7A2D8" w14:textId="77777777" w:rsidR="0039012A" w:rsidRDefault="0039012A">
      <w:pPr>
        <w:pStyle w:val="14"/>
        <w:tabs>
          <w:tab w:val="left" w:pos="960"/>
        </w:tabs>
        <w:rPr>
          <w:sz w:val="24"/>
          <w:szCs w:val="24"/>
          <w:lang w:val="en-GB"/>
        </w:rPr>
      </w:pPr>
      <w:hyperlink w:anchor="_Toc241032270" w:history="1">
        <w:r>
          <w:rPr>
            <w:rStyle w:val="afff2"/>
          </w:rPr>
          <w:t>5.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модель нагрузки</w:t>
        </w:r>
        <w:r>
          <w:tab/>
        </w:r>
        <w:r>
          <w:fldChar w:fldCharType="begin"/>
        </w:r>
        <w:r>
          <w:instrText xml:space="preserve"> PAGEREF _Toc241032270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92F0B7E" w14:textId="77777777" w:rsidR="0039012A" w:rsidRDefault="0039012A">
      <w:pPr>
        <w:pStyle w:val="14"/>
        <w:tabs>
          <w:tab w:val="left" w:pos="960"/>
        </w:tabs>
        <w:rPr>
          <w:sz w:val="24"/>
          <w:szCs w:val="24"/>
          <w:lang w:val="en-GB"/>
        </w:rPr>
      </w:pPr>
      <w:hyperlink w:anchor="_Toc241032271" w:history="1">
        <w:r>
          <w:rPr>
            <w:rStyle w:val="afff2"/>
          </w:rPr>
          <w:t>6.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Описание стратегии тестирования</w:t>
        </w:r>
        <w:r>
          <w:tab/>
        </w:r>
        <w:r>
          <w:fldChar w:fldCharType="begin"/>
        </w:r>
        <w:r>
          <w:instrText xml:space="preserve"> PAGEREF _Toc241032271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CD8A99B" w14:textId="77777777" w:rsidR="0039012A" w:rsidRDefault="0039012A">
      <w:pPr>
        <w:pStyle w:val="14"/>
        <w:tabs>
          <w:tab w:val="left" w:pos="960"/>
        </w:tabs>
        <w:rPr>
          <w:sz w:val="24"/>
          <w:szCs w:val="24"/>
          <w:lang w:val="en-GB"/>
        </w:rPr>
      </w:pPr>
      <w:hyperlink w:anchor="_Toc241032272" w:history="1">
        <w:r>
          <w:rPr>
            <w:rStyle w:val="afff2"/>
          </w:rPr>
          <w:t>7.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описание критериев успешности теста</w:t>
        </w:r>
        <w:r>
          <w:tab/>
        </w:r>
        <w:r>
          <w:fldChar w:fldCharType="begin"/>
        </w:r>
        <w:r>
          <w:instrText xml:space="preserve"> PAGEREF _Toc241032272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EEF6810" w14:textId="77777777" w:rsidR="0039012A" w:rsidRDefault="0039012A">
      <w:pPr>
        <w:pStyle w:val="14"/>
        <w:tabs>
          <w:tab w:val="left" w:pos="960"/>
        </w:tabs>
        <w:rPr>
          <w:sz w:val="24"/>
          <w:szCs w:val="24"/>
          <w:lang w:val="en-GB"/>
        </w:rPr>
      </w:pPr>
      <w:hyperlink w:anchor="_Toc241032273" w:history="1">
        <w:r>
          <w:rPr>
            <w:rStyle w:val="afff2"/>
          </w:rPr>
          <w:t>8.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требования к тестовой среде</w:t>
        </w:r>
        <w:r>
          <w:tab/>
        </w:r>
        <w:r>
          <w:fldChar w:fldCharType="begin"/>
        </w:r>
        <w:r>
          <w:instrText xml:space="preserve"> PAGEREF _Toc241032273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17815F7" w14:textId="77777777" w:rsidR="0039012A" w:rsidRDefault="0039012A">
      <w:pPr>
        <w:pStyle w:val="14"/>
        <w:tabs>
          <w:tab w:val="left" w:pos="960"/>
        </w:tabs>
        <w:rPr>
          <w:sz w:val="24"/>
          <w:szCs w:val="24"/>
          <w:lang w:val="en-GB"/>
        </w:rPr>
      </w:pPr>
      <w:hyperlink w:anchor="_Toc241032274" w:history="1">
        <w:r>
          <w:rPr>
            <w:rStyle w:val="afff2"/>
          </w:rPr>
          <w:t>9.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Ресурсы</w:t>
        </w:r>
        <w:r>
          <w:tab/>
        </w:r>
        <w:r>
          <w:fldChar w:fldCharType="begin"/>
        </w:r>
        <w:r>
          <w:instrText xml:space="preserve"> PAGEREF _Toc241032274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6EF6AA4" w14:textId="77777777" w:rsidR="0039012A" w:rsidRDefault="0039012A">
      <w:pPr>
        <w:pStyle w:val="14"/>
        <w:tabs>
          <w:tab w:val="left" w:pos="1200"/>
        </w:tabs>
        <w:rPr>
          <w:sz w:val="24"/>
          <w:szCs w:val="24"/>
          <w:lang w:val="en-GB"/>
        </w:rPr>
      </w:pPr>
      <w:hyperlink w:anchor="_Toc241032275" w:history="1">
        <w:r>
          <w:rPr>
            <w:rStyle w:val="afff2"/>
          </w:rPr>
          <w:t>10.</w:t>
        </w:r>
        <w:r>
          <w:rPr>
            <w:caps w:val="0"/>
            <w:sz w:val="24"/>
            <w:szCs w:val="24"/>
            <w:lang w:val="en-GB"/>
          </w:rPr>
          <w:tab/>
        </w:r>
        <w:r>
          <w:rPr>
            <w:rStyle w:val="afff2"/>
          </w:rPr>
          <w:t>Доку</w:t>
        </w:r>
        <w:bookmarkStart w:id="1" w:name="_Hlt241032276"/>
        <w:bookmarkStart w:id="2" w:name="_Hlt241032277"/>
        <w:r>
          <w:rPr>
            <w:rStyle w:val="afff2"/>
          </w:rPr>
          <w:t>м</w:t>
        </w:r>
        <w:bookmarkEnd w:id="1"/>
        <w:bookmarkEnd w:id="2"/>
        <w:r>
          <w:rPr>
            <w:rStyle w:val="afff2"/>
          </w:rPr>
          <w:t>енты, подлежащие сдаче</w:t>
        </w:r>
        <w:r>
          <w:tab/>
        </w:r>
        <w:r>
          <w:fldChar w:fldCharType="begin"/>
        </w:r>
        <w:r>
          <w:instrText xml:space="preserve"> PAGEREF _Toc241032275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79DADB1C" w14:textId="77777777" w:rsidR="0039012A" w:rsidRDefault="00000000">
      <w:pPr>
        <w:rPr>
          <w:rStyle w:val="afff2"/>
          <w:color w:val="auto"/>
        </w:rPr>
      </w:pPr>
      <w:r>
        <w:rPr>
          <w:rStyle w:val="afff2"/>
          <w:color w:val="auto"/>
        </w:rPr>
        <w:fldChar w:fldCharType="end"/>
      </w:r>
      <w:bookmarkEnd w:id="0"/>
    </w:p>
    <w:p w14:paraId="5C14B097" w14:textId="77777777" w:rsidR="0039012A" w:rsidRDefault="00000000">
      <w:pPr>
        <w:pStyle w:val="10"/>
      </w:pPr>
      <w:bookmarkStart w:id="3" w:name="_Ref179797986"/>
      <w:bookmarkStart w:id="4" w:name="_Toc241032266"/>
      <w:bookmarkStart w:id="5" w:name="_Ref179798076"/>
      <w:bookmarkStart w:id="6" w:name="_Toc57522955"/>
      <w:bookmarkStart w:id="7" w:name="_Toc94509447"/>
      <w:bookmarkStart w:id="8" w:name="_Toc94599370"/>
      <w:bookmarkStart w:id="9" w:name="_Toc94531691"/>
      <w:r>
        <w:lastRenderedPageBreak/>
        <w:t>История изменений</w:t>
      </w:r>
      <w:bookmarkEnd w:id="3"/>
      <w:bookmarkEnd w:id="4"/>
      <w:bookmarkEnd w:id="5"/>
    </w:p>
    <w:tbl>
      <w:tblPr>
        <w:tblStyle w:val="TableNormal"/>
        <w:tblW w:w="494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2586"/>
        <w:gridCol w:w="2586"/>
        <w:gridCol w:w="3485"/>
      </w:tblGrid>
      <w:tr w:rsidR="0039012A" w14:paraId="56FBC734" w14:textId="77777777" w:rsidTr="00584E78">
        <w:tc>
          <w:tcPr>
            <w:tcW w:w="705" w:type="pct"/>
            <w:shd w:val="clear" w:color="auto" w:fill="FFFFFF"/>
          </w:tcPr>
          <w:p w14:paraId="20C76E98" w14:textId="77777777" w:rsidR="0039012A" w:rsidRDefault="00000000">
            <w:pPr>
              <w:pStyle w:val="affb"/>
            </w:pPr>
            <w:r>
              <w:t>Дата</w:t>
            </w:r>
          </w:p>
        </w:tc>
        <w:tc>
          <w:tcPr>
            <w:tcW w:w="1283" w:type="pct"/>
            <w:shd w:val="clear" w:color="auto" w:fill="FFFFFF"/>
          </w:tcPr>
          <w:p w14:paraId="1DEA799D" w14:textId="77777777" w:rsidR="0039012A" w:rsidRDefault="00000000">
            <w:pPr>
              <w:pStyle w:val="affb"/>
            </w:pPr>
            <w:r>
              <w:t>Версия</w:t>
            </w:r>
          </w:p>
        </w:tc>
        <w:tc>
          <w:tcPr>
            <w:tcW w:w="1283" w:type="pct"/>
            <w:shd w:val="clear" w:color="auto" w:fill="FFFFFF"/>
          </w:tcPr>
          <w:p w14:paraId="47483EF2" w14:textId="77777777" w:rsidR="0039012A" w:rsidRDefault="00000000">
            <w:pPr>
              <w:pStyle w:val="affb"/>
            </w:pPr>
            <w:r>
              <w:t>Автор</w:t>
            </w:r>
          </w:p>
        </w:tc>
        <w:tc>
          <w:tcPr>
            <w:tcW w:w="1729" w:type="pct"/>
            <w:shd w:val="clear" w:color="auto" w:fill="FFFFFF"/>
          </w:tcPr>
          <w:p w14:paraId="39A3AB9F" w14:textId="77777777" w:rsidR="0039012A" w:rsidRDefault="00000000">
            <w:pPr>
              <w:pStyle w:val="affb"/>
            </w:pPr>
            <w:r>
              <w:t>Описание изменений</w:t>
            </w:r>
          </w:p>
        </w:tc>
      </w:tr>
      <w:tr w:rsidR="0039012A" w14:paraId="181F5B90" w14:textId="77777777" w:rsidTr="00584E78">
        <w:trPr>
          <w:cantSplit/>
        </w:trPr>
        <w:tc>
          <w:tcPr>
            <w:tcW w:w="705" w:type="pct"/>
          </w:tcPr>
          <w:p w14:paraId="26D3182A" w14:textId="680310AE" w:rsidR="0039012A" w:rsidRPr="005850E9" w:rsidRDefault="006E3D5C">
            <w:pPr>
              <w:pStyle w:val="affc"/>
            </w:pPr>
            <w:r>
              <w:t>29/01/2026</w:t>
            </w:r>
          </w:p>
        </w:tc>
        <w:tc>
          <w:tcPr>
            <w:tcW w:w="1283" w:type="pct"/>
          </w:tcPr>
          <w:p w14:paraId="0B52D994" w14:textId="188EA148" w:rsidR="0039012A" w:rsidRPr="005850E9" w:rsidRDefault="006E3D5C">
            <w:pPr>
              <w:pStyle w:val="affc"/>
            </w:pPr>
            <w:r w:rsidRPr="005850E9">
              <w:t>01</w:t>
            </w:r>
          </w:p>
        </w:tc>
        <w:tc>
          <w:tcPr>
            <w:tcW w:w="1283" w:type="pct"/>
          </w:tcPr>
          <w:p w14:paraId="0471BFD6" w14:textId="3418190A" w:rsidR="0039012A" w:rsidRPr="005850E9" w:rsidRDefault="006E3D5C">
            <w:pPr>
              <w:pStyle w:val="affc"/>
              <w:rPr>
                <w:lang w:val="ru-RU"/>
              </w:rPr>
            </w:pPr>
            <w:r w:rsidRPr="005850E9">
              <w:t>C</w:t>
            </w:r>
            <w:r w:rsidRPr="005850E9">
              <w:rPr>
                <w:lang w:val="ru-RU"/>
              </w:rPr>
              <w:t>алихов Захар</w:t>
            </w:r>
          </w:p>
        </w:tc>
        <w:tc>
          <w:tcPr>
            <w:tcW w:w="1729" w:type="pct"/>
          </w:tcPr>
          <w:p w14:paraId="1AD929A5" w14:textId="5873D34F" w:rsidR="0039012A" w:rsidRDefault="006E3D5C">
            <w:pPr>
              <w:pStyle w:val="affc"/>
              <w:rPr>
                <w:lang w:val="ru-RU"/>
              </w:rPr>
            </w:pPr>
            <w:r>
              <w:rPr>
                <w:lang w:val="ru-RU"/>
              </w:rPr>
              <w:t>П. 4.3, 10</w:t>
            </w:r>
          </w:p>
        </w:tc>
      </w:tr>
      <w:tr w:rsidR="0039012A" w14:paraId="6357B8A6" w14:textId="77777777" w:rsidTr="00584E78">
        <w:trPr>
          <w:cantSplit/>
        </w:trPr>
        <w:tc>
          <w:tcPr>
            <w:tcW w:w="705" w:type="pct"/>
          </w:tcPr>
          <w:p w14:paraId="060854C5" w14:textId="4FC08B6B" w:rsidR="0039012A" w:rsidRPr="005850E9" w:rsidRDefault="006E3D5C">
            <w:pPr>
              <w:pStyle w:val="affc"/>
            </w:pPr>
            <w:r>
              <w:rPr>
                <w:lang w:val="ru-RU"/>
              </w:rPr>
              <w:t>29</w:t>
            </w:r>
            <w:r>
              <w:t>/01/2026</w:t>
            </w:r>
          </w:p>
        </w:tc>
        <w:tc>
          <w:tcPr>
            <w:tcW w:w="1283" w:type="pct"/>
          </w:tcPr>
          <w:p w14:paraId="08A8B88D" w14:textId="335C0DED" w:rsidR="0039012A" w:rsidRPr="005850E9" w:rsidRDefault="006E3D5C">
            <w:pPr>
              <w:pStyle w:val="affc"/>
            </w:pPr>
            <w:r>
              <w:t>01</w:t>
            </w:r>
          </w:p>
        </w:tc>
        <w:tc>
          <w:tcPr>
            <w:tcW w:w="1283" w:type="pct"/>
          </w:tcPr>
          <w:p w14:paraId="4BBCA86D" w14:textId="69C29BB4" w:rsidR="0039012A" w:rsidRDefault="006E3D5C">
            <w:pPr>
              <w:pStyle w:val="affc"/>
              <w:rPr>
                <w:lang w:val="ru-RU"/>
              </w:rPr>
            </w:pPr>
            <w:r>
              <w:rPr>
                <w:lang w:val="ru-RU"/>
              </w:rPr>
              <w:t>Бушуев Дмитрий</w:t>
            </w:r>
          </w:p>
        </w:tc>
        <w:tc>
          <w:tcPr>
            <w:tcW w:w="1729" w:type="pct"/>
          </w:tcPr>
          <w:p w14:paraId="1F964813" w14:textId="374A038A" w:rsidR="0039012A" w:rsidRDefault="006E3D5C">
            <w:pPr>
              <w:pStyle w:val="affc"/>
              <w:rPr>
                <w:lang w:val="ru-RU"/>
              </w:rPr>
            </w:pPr>
            <w:r>
              <w:rPr>
                <w:lang w:val="ru-RU"/>
              </w:rPr>
              <w:t>П. 4.3, 9</w:t>
            </w:r>
          </w:p>
        </w:tc>
      </w:tr>
      <w:tr w:rsidR="001C0F11" w14:paraId="0CCE23A8" w14:textId="77777777" w:rsidTr="00584E78">
        <w:trPr>
          <w:cantSplit/>
        </w:trPr>
        <w:tc>
          <w:tcPr>
            <w:tcW w:w="705" w:type="pct"/>
          </w:tcPr>
          <w:p w14:paraId="56901DA3" w14:textId="4ED6042F" w:rsidR="001C0F11" w:rsidRPr="001C0F11" w:rsidRDefault="001C0F11">
            <w:pPr>
              <w:pStyle w:val="affc"/>
            </w:pPr>
            <w:r>
              <w:rPr>
                <w:lang w:val="ru-RU"/>
              </w:rPr>
              <w:t>1</w:t>
            </w:r>
            <w:r>
              <w:t>9/02/2026</w:t>
            </w:r>
          </w:p>
        </w:tc>
        <w:tc>
          <w:tcPr>
            <w:tcW w:w="1283" w:type="pct"/>
          </w:tcPr>
          <w:p w14:paraId="71CDEA93" w14:textId="4B6C5614" w:rsidR="001C0F11" w:rsidRDefault="001C0F11">
            <w:pPr>
              <w:pStyle w:val="affc"/>
            </w:pPr>
            <w:r>
              <w:t>01</w:t>
            </w:r>
          </w:p>
        </w:tc>
        <w:tc>
          <w:tcPr>
            <w:tcW w:w="1283" w:type="pct"/>
          </w:tcPr>
          <w:p w14:paraId="03AD0CFB" w14:textId="7AFD236C" w:rsidR="001C0F11" w:rsidRDefault="001C0F11">
            <w:pPr>
              <w:pStyle w:val="affc"/>
              <w:rPr>
                <w:lang w:val="ru-RU"/>
              </w:rPr>
            </w:pPr>
            <w:r>
              <w:rPr>
                <w:lang w:val="ru-RU"/>
              </w:rPr>
              <w:t>Бушуев Дмитрий</w:t>
            </w:r>
          </w:p>
        </w:tc>
        <w:tc>
          <w:tcPr>
            <w:tcW w:w="1729" w:type="pct"/>
          </w:tcPr>
          <w:p w14:paraId="20D7AB2A" w14:textId="05B9DEBD" w:rsidR="001C0F11" w:rsidRDefault="001C0F11">
            <w:pPr>
              <w:pStyle w:val="affc"/>
              <w:rPr>
                <w:lang w:val="ru-RU"/>
              </w:rPr>
            </w:pPr>
            <w:r>
              <w:rPr>
                <w:lang w:val="ru-RU"/>
              </w:rPr>
              <w:t>П. 2, 10</w:t>
            </w:r>
          </w:p>
        </w:tc>
      </w:tr>
    </w:tbl>
    <w:p w14:paraId="3753978A" w14:textId="77777777" w:rsidR="0039012A" w:rsidRDefault="0039012A"/>
    <w:p w14:paraId="1CE95DCE" w14:textId="77777777" w:rsidR="0039012A" w:rsidRDefault="00000000">
      <w:pPr>
        <w:pStyle w:val="10"/>
      </w:pPr>
      <w:bookmarkStart w:id="10" w:name="_Toc241032267"/>
      <w:bookmarkEnd w:id="6"/>
      <w:bookmarkEnd w:id="7"/>
      <w:bookmarkEnd w:id="8"/>
      <w:bookmarkEnd w:id="9"/>
      <w:r>
        <w:lastRenderedPageBreak/>
        <w:t>терминология</w:t>
      </w:r>
      <w:bookmarkEnd w:id="10"/>
    </w:p>
    <w:p w14:paraId="3FC0650D" w14:textId="2364F384" w:rsidR="0039012A" w:rsidRDefault="00520A01">
      <w:pPr>
        <w:spacing w:line="240" w:lineRule="auto"/>
        <w:ind w:left="360" w:firstLine="0"/>
      </w:pPr>
      <w:bookmarkStart w:id="11" w:name="_Toc314978529"/>
      <w:bookmarkStart w:id="12" w:name="_Toc324843635"/>
      <w:bookmarkStart w:id="13" w:name="_Toc324851942"/>
      <w:bookmarkStart w:id="14" w:name="_Toc324915525"/>
      <w:bookmarkStart w:id="15" w:name="_Toc433104438"/>
      <w:r>
        <w:t>Список терминов и определений,</w:t>
      </w:r>
      <w:r w:rsidR="00000000">
        <w:t xml:space="preserve"> используемых далее в документе и в нагрузочном тестировании в целом:</w:t>
      </w:r>
    </w:p>
    <w:p w14:paraId="52F18CEC" w14:textId="77777777" w:rsidR="0039012A" w:rsidRDefault="0039012A">
      <w:pPr>
        <w:spacing w:line="240" w:lineRule="auto"/>
        <w:ind w:left="360" w:firstLine="0"/>
      </w:pPr>
    </w:p>
    <w:p w14:paraId="0CC4C136" w14:textId="77777777" w:rsidR="00520A01" w:rsidRPr="00FA174A" w:rsidRDefault="00520A01" w:rsidP="00520A01">
      <w:pPr>
        <w:pStyle w:val="affd"/>
        <w:numPr>
          <w:ilvl w:val="0"/>
          <w:numId w:val="47"/>
        </w:numPr>
        <w:spacing w:after="120" w:line="240" w:lineRule="auto"/>
        <w:ind w:left="567" w:hanging="141"/>
        <w:contextualSpacing/>
        <w:rPr>
          <w:sz w:val="20"/>
          <w:szCs w:val="20"/>
        </w:rPr>
      </w:pPr>
      <w:r w:rsidRPr="00FA174A">
        <w:rPr>
          <w:sz w:val="20"/>
          <w:szCs w:val="20"/>
        </w:rPr>
        <w:t>Архитектурное представление – описание системы с точки зрения определённого набора интересов.</w:t>
      </w:r>
    </w:p>
    <w:p w14:paraId="7334F129" w14:textId="77777777" w:rsidR="00520A01" w:rsidRPr="00FA174A" w:rsidRDefault="00520A01" w:rsidP="00520A01">
      <w:pPr>
        <w:pStyle w:val="affd"/>
        <w:numPr>
          <w:ilvl w:val="0"/>
          <w:numId w:val="47"/>
        </w:numPr>
        <w:spacing w:after="120" w:line="240" w:lineRule="auto"/>
        <w:ind w:left="567" w:hanging="141"/>
        <w:contextualSpacing/>
        <w:rPr>
          <w:sz w:val="20"/>
          <w:szCs w:val="20"/>
        </w:rPr>
      </w:pPr>
      <w:r w:rsidRPr="00FA174A">
        <w:rPr>
          <w:sz w:val="20"/>
          <w:szCs w:val="20"/>
        </w:rPr>
        <w:t>Вариант использования – описание последовательности действий, выполняемых систем ой в ответ на внешнее событие.</w:t>
      </w:r>
    </w:p>
    <w:p w14:paraId="511499BC" w14:textId="77777777" w:rsidR="00520A01" w:rsidRPr="00FA174A" w:rsidRDefault="00520A01" w:rsidP="00520A01">
      <w:pPr>
        <w:pStyle w:val="affd"/>
        <w:numPr>
          <w:ilvl w:val="0"/>
          <w:numId w:val="47"/>
        </w:numPr>
        <w:spacing w:after="120" w:line="240" w:lineRule="auto"/>
        <w:ind w:left="567" w:hanging="141"/>
        <w:contextualSpacing/>
        <w:rPr>
          <w:sz w:val="20"/>
          <w:szCs w:val="20"/>
        </w:rPr>
      </w:pPr>
      <w:r w:rsidRPr="00FA174A">
        <w:rPr>
          <w:sz w:val="20"/>
          <w:szCs w:val="20"/>
        </w:rPr>
        <w:t>Компонент – физически или логически обособленная часть системы.</w:t>
      </w:r>
    </w:p>
    <w:p w14:paraId="1E5AA8ED" w14:textId="77777777" w:rsidR="00520A01" w:rsidRPr="00FA174A" w:rsidRDefault="00520A01" w:rsidP="00520A01">
      <w:pPr>
        <w:pStyle w:val="affd"/>
        <w:numPr>
          <w:ilvl w:val="0"/>
          <w:numId w:val="47"/>
        </w:numPr>
        <w:spacing w:after="120" w:line="240" w:lineRule="auto"/>
        <w:ind w:left="567" w:hanging="141"/>
        <w:contextualSpacing/>
        <w:rPr>
          <w:sz w:val="20"/>
          <w:szCs w:val="20"/>
        </w:rPr>
      </w:pPr>
      <w:r w:rsidRPr="00FA174A">
        <w:rPr>
          <w:sz w:val="20"/>
          <w:szCs w:val="20"/>
        </w:rPr>
        <w:t>Модуль – логически завершённый функциональный блок, входящий в состав компонента.</w:t>
      </w:r>
    </w:p>
    <w:p w14:paraId="170F4798" w14:textId="77777777" w:rsidR="00520A01" w:rsidRPr="00FA174A" w:rsidRDefault="00520A01" w:rsidP="00520A01">
      <w:pPr>
        <w:pStyle w:val="affd"/>
        <w:numPr>
          <w:ilvl w:val="0"/>
          <w:numId w:val="47"/>
        </w:numPr>
        <w:spacing w:after="120" w:line="240" w:lineRule="auto"/>
        <w:ind w:left="567" w:hanging="141"/>
        <w:contextualSpacing/>
        <w:rPr>
          <w:sz w:val="20"/>
          <w:szCs w:val="20"/>
        </w:rPr>
      </w:pPr>
      <w:r w:rsidRPr="00FA174A">
        <w:rPr>
          <w:sz w:val="20"/>
          <w:szCs w:val="20"/>
        </w:rPr>
        <w:t>Промышленная среда – окружение, в котором система эксплуатируется в реальных условиях.</w:t>
      </w:r>
    </w:p>
    <w:p w14:paraId="403A4E3D" w14:textId="77777777" w:rsidR="00520A01" w:rsidRDefault="00520A01" w:rsidP="00520A01">
      <w:pPr>
        <w:pStyle w:val="affd"/>
        <w:numPr>
          <w:ilvl w:val="0"/>
          <w:numId w:val="47"/>
        </w:numPr>
        <w:spacing w:after="120" w:line="240" w:lineRule="auto"/>
        <w:ind w:left="567" w:hanging="141"/>
        <w:contextualSpacing/>
        <w:rPr>
          <w:sz w:val="20"/>
          <w:szCs w:val="20"/>
        </w:rPr>
      </w:pPr>
      <w:r w:rsidRPr="00FA174A">
        <w:rPr>
          <w:sz w:val="20"/>
          <w:szCs w:val="20"/>
        </w:rPr>
        <w:t>Тестовая среда – окружение, конфигурация которой максимально приближена  к промышленному.</w:t>
      </w:r>
    </w:p>
    <w:p w14:paraId="17D84098" w14:textId="77777777" w:rsidR="00520A01" w:rsidRPr="00983D75" w:rsidRDefault="00520A01" w:rsidP="00520A01">
      <w:pPr>
        <w:pStyle w:val="affd"/>
        <w:numPr>
          <w:ilvl w:val="0"/>
          <w:numId w:val="47"/>
        </w:numPr>
        <w:spacing w:after="120" w:line="240" w:lineRule="auto"/>
        <w:ind w:left="567" w:hanging="141"/>
        <w:contextualSpacing/>
        <w:rPr>
          <w:sz w:val="20"/>
          <w:szCs w:val="20"/>
        </w:rPr>
      </w:pPr>
      <w:r>
        <w:rPr>
          <w:sz w:val="20"/>
          <w:szCs w:val="20"/>
        </w:rPr>
        <w:t>Бэкенд – серверная часть системы, реализующая бизнес-логику, обработку запросов и взаимодействие с БД.</w:t>
      </w:r>
    </w:p>
    <w:p w14:paraId="5E32D72A" w14:textId="77777777" w:rsidR="00520A01" w:rsidRPr="00FA174A" w:rsidRDefault="00520A01" w:rsidP="00520A01">
      <w:pPr>
        <w:pStyle w:val="affd"/>
        <w:numPr>
          <w:ilvl w:val="0"/>
          <w:numId w:val="47"/>
        </w:numPr>
        <w:spacing w:after="120" w:line="240" w:lineRule="auto"/>
        <w:ind w:left="567" w:hanging="141"/>
        <w:contextualSpacing/>
        <w:rPr>
          <w:sz w:val="20"/>
          <w:szCs w:val="20"/>
        </w:rPr>
      </w:pPr>
      <w:r>
        <w:rPr>
          <w:sz w:val="20"/>
          <w:szCs w:val="20"/>
        </w:rPr>
        <w:t>Пакет – функциональный блок с встроенными классами. Взаимодействует с другими пакетами.</w:t>
      </w:r>
    </w:p>
    <w:p w14:paraId="218603E4" w14:textId="77777777" w:rsidR="0039012A" w:rsidRDefault="0039012A">
      <w:pPr>
        <w:ind w:firstLine="0"/>
      </w:pPr>
    </w:p>
    <w:p w14:paraId="2D500830" w14:textId="77777777" w:rsidR="0039012A" w:rsidRDefault="00000000">
      <w:pPr>
        <w:pStyle w:val="10"/>
      </w:pPr>
      <w:bookmarkStart w:id="16" w:name="_Toc241032268"/>
      <w:bookmarkStart w:id="17" w:name="_Toc94509452"/>
      <w:bookmarkStart w:id="18" w:name="_Toc94531696"/>
      <w:bookmarkStart w:id="19" w:name="_Toc94599372"/>
      <w:bookmarkEnd w:id="11"/>
      <w:bookmarkEnd w:id="12"/>
      <w:bookmarkEnd w:id="13"/>
      <w:bookmarkEnd w:id="14"/>
      <w:bookmarkEnd w:id="15"/>
      <w:r>
        <w:lastRenderedPageBreak/>
        <w:t>Цели тестирования</w:t>
      </w:r>
      <w:bookmarkEnd w:id="16"/>
    </w:p>
    <w:p w14:paraId="7256E26A" w14:textId="77777777" w:rsidR="0039012A" w:rsidRDefault="00000000">
      <w:pPr>
        <w:ind w:left="426" w:firstLine="0"/>
        <w:rPr>
          <w:i/>
          <w:iCs/>
          <w:color w:val="0000FF"/>
        </w:rPr>
      </w:pPr>
      <w:r>
        <w:rPr>
          <w:i/>
          <w:iCs/>
          <w:color w:val="0000FF"/>
        </w:rPr>
        <w:t>[Кратко определите цели предстоящего нагрузочного тестирования, например:</w:t>
      </w:r>
    </w:p>
    <w:p w14:paraId="0A38F991" w14:textId="77777777" w:rsidR="0039012A" w:rsidRDefault="00000000">
      <w:pPr>
        <w:numPr>
          <w:ilvl w:val="0"/>
          <w:numId w:val="33"/>
        </w:numPr>
        <w:tabs>
          <w:tab w:val="clear" w:pos="1440"/>
        </w:tabs>
        <w:ind w:left="709"/>
        <w:rPr>
          <w:i/>
          <w:iCs/>
          <w:color w:val="0000FF"/>
        </w:rPr>
      </w:pPr>
      <w:r>
        <w:rPr>
          <w:i/>
          <w:iCs/>
          <w:color w:val="0000FF"/>
        </w:rPr>
        <w:t>Оценка неразрушающей нагрузки на целевую платформу (определение пиковой, и средней нагрузки, которую выдерживает платформа)</w:t>
      </w:r>
    </w:p>
    <w:p w14:paraId="46CAE94C" w14:textId="77777777" w:rsidR="0039012A" w:rsidRDefault="00000000">
      <w:pPr>
        <w:numPr>
          <w:ilvl w:val="0"/>
          <w:numId w:val="33"/>
        </w:numPr>
        <w:tabs>
          <w:tab w:val="clear" w:pos="1440"/>
        </w:tabs>
        <w:ind w:left="709"/>
        <w:rPr>
          <w:i/>
          <w:iCs/>
          <w:color w:val="0000FF"/>
        </w:rPr>
      </w:pPr>
      <w:r>
        <w:rPr>
          <w:i/>
          <w:iCs/>
          <w:color w:val="0000FF"/>
        </w:rPr>
        <w:t>Оценка стабильности работы целевой платформы (бесперебойная работа на целевой платформе и среденей нагрузке в днях)</w:t>
      </w:r>
    </w:p>
    <w:p w14:paraId="7164D63B" w14:textId="77777777" w:rsidR="0039012A" w:rsidRDefault="00000000">
      <w:pPr>
        <w:numPr>
          <w:ilvl w:val="0"/>
          <w:numId w:val="33"/>
        </w:numPr>
        <w:tabs>
          <w:tab w:val="clear" w:pos="1440"/>
        </w:tabs>
        <w:ind w:left="709"/>
        <w:rPr>
          <w:i/>
          <w:iCs/>
          <w:color w:val="0000FF"/>
        </w:rPr>
      </w:pPr>
      <w:r>
        <w:rPr>
          <w:i/>
          <w:iCs/>
          <w:color w:val="0000FF"/>
        </w:rPr>
        <w:t>Оценка производительности разрабатываемой системы на различных платформах (никакой оптимизации - чистое измерение, максимум - сравнение результатов)]</w:t>
      </w:r>
    </w:p>
    <w:p w14:paraId="447B9C88" w14:textId="77777777" w:rsidR="0039012A" w:rsidRDefault="00000000">
      <w:pPr>
        <w:pStyle w:val="10"/>
      </w:pPr>
      <w:bookmarkStart w:id="20" w:name="_Toc241032269"/>
      <w:r>
        <w:lastRenderedPageBreak/>
        <w:t>Архитектура тестируемой системы</w:t>
      </w:r>
      <w:bookmarkEnd w:id="17"/>
      <w:bookmarkEnd w:id="18"/>
      <w:bookmarkEnd w:id="19"/>
      <w:bookmarkEnd w:id="20"/>
    </w:p>
    <w:p w14:paraId="5530D410" w14:textId="77777777" w:rsidR="0039012A" w:rsidRDefault="00000000">
      <w:pPr>
        <w:pStyle w:val="21"/>
        <w:ind w:left="0" w:firstLine="567"/>
        <w:rPr>
          <w:lang w:val="en-US"/>
        </w:rPr>
      </w:pPr>
      <w:bookmarkStart w:id="21" w:name="_Toc94509453"/>
      <w:bookmarkStart w:id="22" w:name="_Toc94531697"/>
      <w:r>
        <w:t xml:space="preserve">Архитектура системы </w:t>
      </w:r>
      <w:r>
        <w:rPr>
          <w:color w:val="0000FF"/>
        </w:rPr>
        <w:t>&lt;Тестируемый Проект&gt;</w:t>
      </w:r>
      <w:r>
        <w:t>.</w:t>
      </w:r>
    </w:p>
    <w:p w14:paraId="4D444EAA" w14:textId="77777777" w:rsidR="0039012A" w:rsidRDefault="00000000">
      <w:pPr>
        <w:rPr>
          <w:i/>
          <w:iCs/>
          <w:color w:val="0000FF"/>
        </w:rPr>
      </w:pPr>
      <w:r>
        <w:rPr>
          <w:i/>
          <w:iCs/>
          <w:color w:val="0000FF"/>
        </w:rPr>
        <w:t>[Определите и опишите подробно следующую информацию</w:t>
      </w:r>
    </w:p>
    <w:p w14:paraId="508ABC54" w14:textId="77777777" w:rsidR="0039012A" w:rsidRDefault="00000000">
      <w:pPr>
        <w:numPr>
          <w:ilvl w:val="0"/>
          <w:numId w:val="25"/>
        </w:numPr>
        <w:rPr>
          <w:i/>
          <w:iCs/>
          <w:color w:val="0000FF"/>
        </w:rPr>
      </w:pPr>
      <w:r>
        <w:rPr>
          <w:i/>
          <w:iCs/>
          <w:color w:val="0000FF"/>
        </w:rPr>
        <w:t>архитектуру системы</w:t>
      </w:r>
    </w:p>
    <w:p w14:paraId="7567C3EB" w14:textId="77777777" w:rsidR="0039012A" w:rsidRDefault="00000000">
      <w:pPr>
        <w:numPr>
          <w:ilvl w:val="0"/>
          <w:numId w:val="25"/>
        </w:numPr>
        <w:rPr>
          <w:i/>
          <w:iCs/>
          <w:color w:val="0000FF"/>
        </w:rPr>
      </w:pPr>
      <w:r>
        <w:rPr>
          <w:i/>
          <w:iCs/>
          <w:color w:val="0000FF"/>
        </w:rPr>
        <w:t>схему промышленного стенда</w:t>
      </w:r>
    </w:p>
    <w:p w14:paraId="28D413AC" w14:textId="77777777" w:rsidR="0039012A" w:rsidRDefault="00000000">
      <w:pPr>
        <w:numPr>
          <w:ilvl w:val="0"/>
          <w:numId w:val="25"/>
        </w:numPr>
        <w:rPr>
          <w:i/>
          <w:iCs/>
          <w:color w:val="0000FF"/>
        </w:rPr>
      </w:pPr>
      <w:r>
        <w:rPr>
          <w:i/>
          <w:iCs/>
          <w:color w:val="0000FF"/>
          <w:lang w:val="en-US"/>
        </w:rPr>
        <w:t>c</w:t>
      </w:r>
      <w:r>
        <w:rPr>
          <w:i/>
          <w:iCs/>
          <w:color w:val="0000FF"/>
        </w:rPr>
        <w:t>хему тестового стенда</w:t>
      </w:r>
    </w:p>
    <w:p w14:paraId="6B03665A" w14:textId="77777777" w:rsidR="0039012A" w:rsidRDefault="00000000">
      <w:pPr>
        <w:ind w:left="709" w:firstLine="0"/>
        <w:rPr>
          <w:i/>
          <w:iCs/>
          <w:color w:val="0000FF"/>
        </w:rPr>
      </w:pPr>
      <w:r>
        <w:rPr>
          <w:i/>
          <w:iCs/>
          <w:color w:val="0000FF"/>
        </w:rPr>
        <w:t>Напомним, что очень важно, чтобы тестовый стенд имел конфигурацию и аппаратные средства аналогичные используемым в промышленной эксплуатации]</w:t>
      </w:r>
    </w:p>
    <w:bookmarkEnd w:id="21"/>
    <w:bookmarkEnd w:id="22"/>
    <w:p w14:paraId="7C7A85B9" w14:textId="77777777" w:rsidR="0039012A" w:rsidRDefault="0039012A"/>
    <w:p w14:paraId="0369144E" w14:textId="77777777" w:rsidR="0039012A" w:rsidRDefault="00000000">
      <w:pPr>
        <w:pStyle w:val="21"/>
        <w:ind w:left="0" w:firstLine="567"/>
      </w:pPr>
      <w:r>
        <w:t>Конфигурация промышленного и тестового стендов.</w:t>
      </w:r>
    </w:p>
    <w:p w14:paraId="713C9ED1" w14:textId="77777777" w:rsidR="0039012A" w:rsidRDefault="00000000">
      <w:pPr>
        <w:spacing w:line="240" w:lineRule="auto"/>
      </w:pPr>
      <w:r>
        <w:t>Характеристики систем приведены в таблицах.</w:t>
      </w:r>
    </w:p>
    <w:p w14:paraId="3DA5B7C1" w14:textId="77777777" w:rsidR="0039012A" w:rsidRDefault="0039012A">
      <w:pPr>
        <w:spacing w:line="240" w:lineRule="auto"/>
      </w:pPr>
    </w:p>
    <w:p w14:paraId="19873C76" w14:textId="77777777" w:rsidR="0039012A" w:rsidRDefault="00000000">
      <w:pPr>
        <w:spacing w:line="240" w:lineRule="auto"/>
        <w:ind w:firstLine="0"/>
      </w:pPr>
      <w:r>
        <w:t>Таблица  4.1</w:t>
      </w:r>
    </w:p>
    <w:tbl>
      <w:tblPr>
        <w:tblStyle w:val="TableNormal"/>
        <w:tblW w:w="927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0"/>
        <w:gridCol w:w="3960"/>
      </w:tblGrid>
      <w:tr w:rsidR="0039012A" w14:paraId="1D85DF04" w14:textId="77777777">
        <w:trPr>
          <w:cantSplit/>
        </w:trPr>
        <w:tc>
          <w:tcPr>
            <w:tcW w:w="9270" w:type="dxa"/>
            <w:gridSpan w:val="2"/>
          </w:tcPr>
          <w:p w14:paraId="74272A12" w14:textId="77777777" w:rsidR="0039012A" w:rsidRDefault="00000000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Промышленное оборудование</w:t>
            </w:r>
          </w:p>
        </w:tc>
      </w:tr>
      <w:tr w:rsidR="0039012A" w14:paraId="636D0266" w14:textId="77777777">
        <w:trPr>
          <w:cantSplit/>
        </w:trPr>
        <w:tc>
          <w:tcPr>
            <w:tcW w:w="5310" w:type="dxa"/>
          </w:tcPr>
          <w:p w14:paraId="33C95447" w14:textId="77777777" w:rsidR="0039012A" w:rsidRDefault="00000000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Ресурсы</w:t>
            </w:r>
          </w:p>
        </w:tc>
        <w:tc>
          <w:tcPr>
            <w:tcW w:w="3960" w:type="dxa"/>
          </w:tcPr>
          <w:p w14:paraId="4DB2E7A2" w14:textId="77777777" w:rsidR="0039012A" w:rsidRDefault="00000000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 xml:space="preserve">Детали </w:t>
            </w:r>
          </w:p>
        </w:tc>
      </w:tr>
      <w:tr w:rsidR="0039012A" w14:paraId="2C081D68" w14:textId="77777777">
        <w:trPr>
          <w:cantSplit/>
        </w:trPr>
        <w:tc>
          <w:tcPr>
            <w:tcW w:w="927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01E702" w14:textId="77777777" w:rsidR="0039012A" w:rsidRDefault="00000000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Сервер 1 </w:t>
            </w:r>
            <w:r>
              <w:rPr>
                <w:color w:val="0000FF"/>
              </w:rPr>
              <w:t>&lt;Тестируемый Проект&gt;</w:t>
            </w:r>
            <w:r>
              <w:rPr>
                <w:b/>
                <w:bCs/>
              </w:rPr>
              <w:t xml:space="preserve"> </w:t>
            </w:r>
          </w:p>
        </w:tc>
      </w:tr>
      <w:tr w:rsidR="0039012A" w14:paraId="4FAB5B78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5CE4EA" w14:textId="77777777" w:rsidR="0039012A" w:rsidRDefault="00000000">
            <w:pPr>
              <w:ind w:firstLine="0"/>
            </w:pPr>
            <w:r>
              <w:rPr>
                <w:lang w:val="en-US"/>
              </w:rPr>
              <w:t>CPU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C6BF72" w14:textId="61909D50" w:rsidR="0039012A" w:rsidRPr="00CC0DAC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2A0627D0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E0E960" w14:textId="77777777" w:rsidR="0039012A" w:rsidRDefault="00000000">
            <w:pPr>
              <w:ind w:firstLine="0"/>
            </w:pPr>
            <w:r>
              <w:rPr>
                <w:lang w:val="en-US"/>
              </w:rPr>
              <w:t>RAM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65FF75" w14:textId="77777777" w:rsidR="0039012A" w:rsidRDefault="0039012A">
            <w:pPr>
              <w:ind w:firstLine="0"/>
            </w:pPr>
          </w:p>
        </w:tc>
      </w:tr>
      <w:tr w:rsidR="0039012A" w14:paraId="3F669D7C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32173A" w14:textId="77777777" w:rsidR="0039012A" w:rsidRDefault="00000000">
            <w:pPr>
              <w:ind w:firstLine="0"/>
            </w:pPr>
            <w:r>
              <w:t>HDD или Дисковый массив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B1DC8C" w14:textId="77777777" w:rsidR="0039012A" w:rsidRDefault="0039012A">
            <w:pPr>
              <w:ind w:firstLine="0"/>
            </w:pPr>
          </w:p>
        </w:tc>
      </w:tr>
      <w:tr w:rsidR="0039012A" w14:paraId="032897CD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B4617B" w14:textId="77777777" w:rsidR="0039012A" w:rsidRDefault="00000000">
            <w:pPr>
              <w:ind w:firstLine="0"/>
            </w:pPr>
            <w:r>
              <w:t>Операционная система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0C97CE" w14:textId="77777777" w:rsidR="0039012A" w:rsidRDefault="0039012A">
            <w:pPr>
              <w:ind w:firstLine="0"/>
            </w:pPr>
          </w:p>
        </w:tc>
      </w:tr>
      <w:tr w:rsidR="0039012A" w14:paraId="22539823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43E68" w14:textId="77777777" w:rsidR="0039012A" w:rsidRDefault="00000000">
            <w:pPr>
              <w:ind w:firstLine="0"/>
            </w:pPr>
            <w:r>
              <w:t>Дополнительно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AF8B3" w14:textId="77777777" w:rsidR="0039012A" w:rsidRDefault="0039012A">
            <w:pPr>
              <w:ind w:firstLine="0"/>
            </w:pPr>
          </w:p>
        </w:tc>
      </w:tr>
      <w:tr w:rsidR="0039012A" w14:paraId="2F5F1474" w14:textId="77777777">
        <w:trPr>
          <w:cantSplit/>
        </w:trPr>
        <w:tc>
          <w:tcPr>
            <w:tcW w:w="92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03786" w14:textId="77777777" w:rsidR="0039012A" w:rsidRDefault="00000000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Сервер </w:t>
            </w:r>
            <w:r>
              <w:rPr>
                <w:b/>
                <w:bCs/>
                <w:lang w:val="en-US"/>
              </w:rPr>
              <w:t xml:space="preserve">2 </w:t>
            </w:r>
            <w:r>
              <w:rPr>
                <w:color w:val="0000FF"/>
              </w:rPr>
              <w:t>&lt;Тестируемый Проект&gt;</w:t>
            </w:r>
          </w:p>
        </w:tc>
      </w:tr>
      <w:tr w:rsidR="0039012A" w14:paraId="7FE63787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07AE2" w14:textId="77777777" w:rsidR="0039012A" w:rsidRDefault="0000000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71AA6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3BFD5EE3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D4575" w14:textId="77777777" w:rsidR="0039012A" w:rsidRDefault="0000000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E6674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39F82E14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DEFC7" w14:textId="77777777" w:rsidR="0039012A" w:rsidRDefault="00000000">
            <w:pPr>
              <w:ind w:firstLine="0"/>
            </w:pPr>
            <w:r>
              <w:rPr>
                <w:lang w:val="en-US"/>
              </w:rPr>
              <w:t>HDD</w:t>
            </w:r>
            <w:r>
              <w:t xml:space="preserve"> или Дисковый массив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45972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2920994A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C8093" w14:textId="77777777" w:rsidR="0039012A" w:rsidRDefault="00000000">
            <w:pPr>
              <w:ind w:firstLine="0"/>
              <w:rPr>
                <w:lang w:val="en-US"/>
              </w:rPr>
            </w:pPr>
            <w:r>
              <w:t>Операционная</w:t>
            </w:r>
            <w:r>
              <w:rPr>
                <w:lang w:val="en-US"/>
              </w:rPr>
              <w:t xml:space="preserve"> </w:t>
            </w:r>
            <w:r>
              <w:t>система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D2992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3904DA6C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56341" w14:textId="77777777" w:rsidR="0039012A" w:rsidRDefault="00000000">
            <w:pPr>
              <w:ind w:firstLine="0"/>
            </w:pPr>
            <w:r>
              <w:t>Дополнительно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D975E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</w:tbl>
    <w:p w14:paraId="0A3C4305" w14:textId="77777777" w:rsidR="0039012A" w:rsidRDefault="0039012A">
      <w:pPr>
        <w:spacing w:line="240" w:lineRule="auto"/>
        <w:ind w:firstLine="0"/>
      </w:pPr>
    </w:p>
    <w:p w14:paraId="44E3CBDE" w14:textId="77777777" w:rsidR="0039012A" w:rsidRDefault="0039012A">
      <w:pPr>
        <w:spacing w:line="240" w:lineRule="auto"/>
        <w:ind w:firstLine="0"/>
      </w:pPr>
    </w:p>
    <w:p w14:paraId="7210CE33" w14:textId="77777777" w:rsidR="0039012A" w:rsidRDefault="00000000">
      <w:pPr>
        <w:spacing w:line="240" w:lineRule="auto"/>
        <w:ind w:firstLine="0"/>
      </w:pPr>
      <w:r>
        <w:t>Таблица 4.2</w:t>
      </w:r>
    </w:p>
    <w:tbl>
      <w:tblPr>
        <w:tblStyle w:val="TableNormal"/>
        <w:tblW w:w="927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0"/>
        <w:gridCol w:w="3960"/>
      </w:tblGrid>
      <w:tr w:rsidR="0039012A" w14:paraId="29BE5B7A" w14:textId="77777777">
        <w:trPr>
          <w:cantSplit/>
        </w:trPr>
        <w:tc>
          <w:tcPr>
            <w:tcW w:w="9270" w:type="dxa"/>
            <w:gridSpan w:val="2"/>
          </w:tcPr>
          <w:p w14:paraId="09C37078" w14:textId="77777777" w:rsidR="0039012A" w:rsidRDefault="00000000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Тестовое оборудование</w:t>
            </w:r>
          </w:p>
        </w:tc>
      </w:tr>
      <w:tr w:rsidR="0039012A" w14:paraId="76B21D37" w14:textId="77777777">
        <w:trPr>
          <w:cantSplit/>
        </w:trPr>
        <w:tc>
          <w:tcPr>
            <w:tcW w:w="5310" w:type="dxa"/>
          </w:tcPr>
          <w:p w14:paraId="06C80D6C" w14:textId="77777777" w:rsidR="0039012A" w:rsidRDefault="00000000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Ресурсы</w:t>
            </w:r>
          </w:p>
        </w:tc>
        <w:tc>
          <w:tcPr>
            <w:tcW w:w="3960" w:type="dxa"/>
          </w:tcPr>
          <w:p w14:paraId="43B7A141" w14:textId="77777777" w:rsidR="0039012A" w:rsidRDefault="00000000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 xml:space="preserve">Детали </w:t>
            </w:r>
          </w:p>
        </w:tc>
      </w:tr>
      <w:tr w:rsidR="0039012A" w14:paraId="6D7AA53B" w14:textId="77777777">
        <w:trPr>
          <w:cantSplit/>
        </w:trPr>
        <w:tc>
          <w:tcPr>
            <w:tcW w:w="927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A17C8AF" w14:textId="77777777" w:rsidR="0039012A" w:rsidRDefault="00000000">
            <w:pPr>
              <w:pStyle w:val="bodytext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Сервер 1 </w:t>
            </w:r>
            <w:r>
              <w:rPr>
                <w:color w:val="0000FF"/>
              </w:rPr>
              <w:t>&lt;Тестируемый Проект&gt;</w:t>
            </w:r>
          </w:p>
        </w:tc>
      </w:tr>
      <w:tr w:rsidR="0039012A" w14:paraId="7C24B864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21C977" w14:textId="77777777" w:rsidR="0039012A" w:rsidRDefault="00000000">
            <w:pPr>
              <w:ind w:firstLine="0"/>
            </w:pPr>
            <w:r>
              <w:rPr>
                <w:lang w:val="en-US"/>
              </w:rPr>
              <w:t>CPU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3A859D" w14:textId="77777777" w:rsidR="0039012A" w:rsidRDefault="0039012A">
            <w:pPr>
              <w:ind w:firstLine="0"/>
            </w:pPr>
          </w:p>
        </w:tc>
      </w:tr>
      <w:tr w:rsidR="0039012A" w14:paraId="286DD67D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C2C4CC" w14:textId="77777777" w:rsidR="0039012A" w:rsidRDefault="00000000">
            <w:pPr>
              <w:ind w:firstLine="0"/>
            </w:pPr>
            <w:r>
              <w:rPr>
                <w:lang w:val="en-US"/>
              </w:rPr>
              <w:lastRenderedPageBreak/>
              <w:t>RAM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4924F" w14:textId="77777777" w:rsidR="0039012A" w:rsidRDefault="0039012A">
            <w:pPr>
              <w:ind w:firstLine="0"/>
            </w:pPr>
          </w:p>
        </w:tc>
      </w:tr>
      <w:tr w:rsidR="0039012A" w14:paraId="5FFC8BED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CA4192" w14:textId="77777777" w:rsidR="0039012A" w:rsidRDefault="00000000">
            <w:pPr>
              <w:ind w:firstLine="0"/>
            </w:pPr>
            <w:r>
              <w:t>HDD или Дисковый массив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422E72" w14:textId="77777777" w:rsidR="0039012A" w:rsidRDefault="0039012A">
            <w:pPr>
              <w:ind w:firstLine="0"/>
            </w:pPr>
          </w:p>
        </w:tc>
      </w:tr>
      <w:tr w:rsidR="0039012A" w14:paraId="7D085968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90EBFF" w14:textId="77777777" w:rsidR="0039012A" w:rsidRDefault="00000000">
            <w:pPr>
              <w:ind w:firstLine="0"/>
            </w:pPr>
            <w:r>
              <w:t>Операционная система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BA7ADE" w14:textId="77777777" w:rsidR="0039012A" w:rsidRDefault="0039012A">
            <w:pPr>
              <w:ind w:firstLine="0"/>
            </w:pPr>
          </w:p>
        </w:tc>
      </w:tr>
      <w:tr w:rsidR="0039012A" w14:paraId="7A755754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AE4EA" w14:textId="77777777" w:rsidR="0039012A" w:rsidRDefault="00000000">
            <w:pPr>
              <w:ind w:firstLine="0"/>
            </w:pPr>
            <w:r>
              <w:t>Дополнительно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CC1D7" w14:textId="77777777" w:rsidR="0039012A" w:rsidRDefault="0039012A">
            <w:pPr>
              <w:ind w:firstLine="0"/>
            </w:pPr>
          </w:p>
        </w:tc>
      </w:tr>
      <w:tr w:rsidR="0039012A" w14:paraId="6E53C5C3" w14:textId="77777777">
        <w:trPr>
          <w:cantSplit/>
        </w:trPr>
        <w:tc>
          <w:tcPr>
            <w:tcW w:w="92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42608" w14:textId="77777777" w:rsidR="0039012A" w:rsidRDefault="00000000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Сервер </w:t>
            </w:r>
            <w:r>
              <w:rPr>
                <w:b/>
                <w:bCs/>
                <w:lang w:val="en-US"/>
              </w:rPr>
              <w:t xml:space="preserve">2 </w:t>
            </w:r>
            <w:r>
              <w:rPr>
                <w:color w:val="0000FF"/>
              </w:rPr>
              <w:t>&lt;Тестируемый Проект&gt;</w:t>
            </w:r>
          </w:p>
        </w:tc>
      </w:tr>
      <w:tr w:rsidR="0039012A" w14:paraId="282058BA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6C746" w14:textId="77777777" w:rsidR="0039012A" w:rsidRDefault="0000000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79588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47CA8773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894A2" w14:textId="77777777" w:rsidR="0039012A" w:rsidRDefault="0000000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B0C7B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7073938B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B2C88" w14:textId="77777777" w:rsidR="0039012A" w:rsidRDefault="00000000">
            <w:pPr>
              <w:ind w:firstLine="0"/>
            </w:pPr>
            <w:r>
              <w:rPr>
                <w:lang w:val="en-US"/>
              </w:rPr>
              <w:t>HDD</w:t>
            </w:r>
            <w:r>
              <w:t xml:space="preserve"> или Дисковый массив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82A83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0A779D47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01EEE" w14:textId="77777777" w:rsidR="0039012A" w:rsidRDefault="00000000">
            <w:pPr>
              <w:ind w:firstLine="0"/>
              <w:rPr>
                <w:lang w:val="en-US"/>
              </w:rPr>
            </w:pPr>
            <w:r>
              <w:t>Операционная</w:t>
            </w:r>
            <w:r>
              <w:rPr>
                <w:lang w:val="en-US"/>
              </w:rPr>
              <w:t xml:space="preserve"> </w:t>
            </w:r>
            <w:r>
              <w:t>система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F456F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  <w:tr w:rsidR="0039012A" w14:paraId="07812905" w14:textId="77777777">
        <w:trPr>
          <w:cantSplit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95A20" w14:textId="77777777" w:rsidR="0039012A" w:rsidRDefault="00000000">
            <w:pPr>
              <w:ind w:firstLine="0"/>
            </w:pPr>
            <w:r>
              <w:t>Дополнительно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35359" w14:textId="77777777" w:rsidR="0039012A" w:rsidRDefault="0039012A">
            <w:pPr>
              <w:ind w:firstLine="0"/>
              <w:rPr>
                <w:lang w:val="en-US"/>
              </w:rPr>
            </w:pPr>
          </w:p>
        </w:tc>
      </w:tr>
    </w:tbl>
    <w:p w14:paraId="010F5453" w14:textId="77777777" w:rsidR="0039012A" w:rsidRDefault="0039012A">
      <w:pPr>
        <w:ind w:firstLine="709"/>
      </w:pPr>
    </w:p>
    <w:p w14:paraId="4422ADC6" w14:textId="77777777" w:rsidR="0039012A" w:rsidRDefault="00000000" w:rsidP="004E7C47">
      <w:pPr>
        <w:pStyle w:val="21"/>
        <w:ind w:left="0" w:firstLine="567"/>
      </w:pPr>
      <w:r>
        <w:t>Описание тестируемой системы</w:t>
      </w:r>
    </w:p>
    <w:p w14:paraId="2291D45B" w14:textId="77777777" w:rsidR="00CC0DAC" w:rsidRPr="00CC0DAC" w:rsidRDefault="00CC0DAC" w:rsidP="004E7C47">
      <w:pPr>
        <w:tabs>
          <w:tab w:val="num" w:pos="718"/>
        </w:tabs>
      </w:pPr>
    </w:p>
    <w:p w14:paraId="01DBD1AD" w14:textId="77777777" w:rsidR="00D31389" w:rsidRDefault="00000000" w:rsidP="004E7C47">
      <w:pPr>
        <w:tabs>
          <w:tab w:val="num" w:pos="718"/>
        </w:tabs>
        <w:rPr>
          <w:ins w:id="23" w:author="Александр Бушуев" w:date="2026-01-29T22:15:00Z" w16du:dateUtc="2026-01-29T19:15:00Z"/>
        </w:rPr>
      </w:pPr>
      <w:r w:rsidRPr="00D31389">
        <w:t>Программная система предназначена для автоматизации внутреннего технического сервиса и обработки заявок IT-поддержки в корпоративной среде. Система обеспечивает приём и регистрацию обращений пользователей, их классификацию по типам и приоритетам, а также сопровождение заявок на всех этапах обработки.</w:t>
      </w:r>
    </w:p>
    <w:p w14:paraId="63D4A41D" w14:textId="77777777" w:rsidR="00D31389" w:rsidRDefault="00000000" w:rsidP="004E7C47">
      <w:pPr>
        <w:tabs>
          <w:tab w:val="num" w:pos="718"/>
        </w:tabs>
        <w:rPr>
          <w:ins w:id="24" w:author="Александр Бушуев" w:date="2026-01-29T22:15:00Z" w16du:dateUtc="2026-01-29T19:15:00Z"/>
        </w:rPr>
      </w:pPr>
      <w:r w:rsidRPr="00D31389">
        <w:t>В системе реализованы функции анализа и диагностики технических проблем, назначения ответственных специалистов и фиксации результатов выполненных работ. Обработка заявок осуществляется специалистами IT-поддержки и системными администраторами под контролем руководителя IT-службы.</w:t>
      </w:r>
    </w:p>
    <w:p w14:paraId="01715290" w14:textId="16FF866C" w:rsidR="0039012A" w:rsidRDefault="00000000" w:rsidP="004E7C47">
      <w:pPr>
        <w:tabs>
          <w:tab w:val="num" w:pos="718"/>
        </w:tabs>
        <w:rPr>
          <w:ins w:id="25" w:author="Александр Бушуев" w:date="2026-01-29T22:15:00Z" w16du:dateUtc="2026-01-29T19:15:00Z"/>
        </w:rPr>
      </w:pPr>
      <w:r w:rsidRPr="00D31389">
        <w:t>Система поддерживает контроль выполнения заявок в соответствии с требованиями технического задания, обеспечивает закрытие заявок с уведомлением пользователей и хранение истории обращений. На основе накопленных данных формируется отчётность и аналитическая информация о работе IT-поддержки.</w:t>
      </w:r>
    </w:p>
    <w:p w14:paraId="33E2ADE8" w14:textId="20C7A90C" w:rsidR="008664F6" w:rsidRPr="00051851" w:rsidRDefault="008664F6" w:rsidP="004E7C47">
      <w:pPr>
        <w:numPr>
          <w:ilvl w:val="0"/>
          <w:numId w:val="35"/>
        </w:numPr>
        <w:tabs>
          <w:tab w:val="clear" w:pos="720"/>
          <w:tab w:val="num" w:pos="718"/>
          <w:tab w:val="num" w:pos="851"/>
        </w:tabs>
        <w:spacing w:line="240" w:lineRule="auto"/>
        <w:ind w:left="0" w:firstLine="567"/>
        <w:rPr>
          <w:b/>
          <w:bCs/>
        </w:rPr>
      </w:pPr>
      <w:r w:rsidRPr="00051851">
        <w:rPr>
          <w:b/>
          <w:bCs/>
        </w:rPr>
        <w:t>Цели проекта</w:t>
      </w:r>
    </w:p>
    <w:p w14:paraId="1A366CC8" w14:textId="7E6A0ED3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t>Проект направлен на создание единой цифровой платформы для автоматизации процессов внутреннего IT-обслуживания в корпоративной среде. Основная цель</w:t>
      </w:r>
      <w:r w:rsidR="0093369D">
        <w:t xml:space="preserve"> -</w:t>
      </w:r>
      <w:r w:rsidRPr="00051851">
        <w:t xml:space="preserve"> переход от неструктурированных запросов</w:t>
      </w:r>
      <w:r w:rsidR="0093369D">
        <w:t xml:space="preserve"> </w:t>
      </w:r>
      <w:r w:rsidRPr="00051851">
        <w:t>к централизованной, управляемой и измеримой системе обработки инцидентов и запросов пользователей.</w:t>
      </w:r>
    </w:p>
    <w:p w14:paraId="34F803C8" w14:textId="77777777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Ключевые цели проекта:</w:t>
      </w:r>
    </w:p>
    <w:p w14:paraId="29B5E24E" w14:textId="77777777" w:rsidR="008664F6" w:rsidRPr="00051851" w:rsidRDefault="008664F6" w:rsidP="004E7C47">
      <w:pPr>
        <w:numPr>
          <w:ilvl w:val="0"/>
          <w:numId w:val="34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Повышение эффективности работы IT-поддержки:</w:t>
      </w:r>
      <w:r w:rsidRPr="00051851">
        <w:t> Внедрение системы тикетов позволит стандартизировать процесс обработки заявок, начиная с приема и регистрации, через классификацию, назначение приоритетов, диагностику, устранение проблемы и заканчивая контролем выполнения и закрытием. Это минимизирует потерю запросов, дублирование усилий и сократит время на коммуникацию.</w:t>
      </w:r>
    </w:p>
    <w:p w14:paraId="41B78B39" w14:textId="77777777" w:rsidR="008664F6" w:rsidRPr="00051851" w:rsidRDefault="008664F6" w:rsidP="004E7C47">
      <w:pPr>
        <w:numPr>
          <w:ilvl w:val="0"/>
          <w:numId w:val="34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Обеспечение прозрачности и контроля:</w:t>
      </w:r>
      <w:r w:rsidRPr="00051851">
        <w:t xml:space="preserve"> Создание единого окна для всех участников процесса — пользователей, специалистов поддержки и руководства. Пользователи получат возможность отслеживать статус своих запросов. Руководители IT-службы и системные </w:t>
      </w:r>
      <w:r w:rsidRPr="00051851">
        <w:lastRenderedPageBreak/>
        <w:t>администраторы смогут в реальном времени контролировать нагрузку, сроки исполнения (SLA) и качество услуг на основе автоматически формируемых отчетов и аналитики.</w:t>
      </w:r>
    </w:p>
    <w:p w14:paraId="3964EF16" w14:textId="4B6E9102" w:rsidR="008664F6" w:rsidRPr="00051851" w:rsidRDefault="008664F6" w:rsidP="004E7C47">
      <w:pPr>
        <w:numPr>
          <w:ilvl w:val="0"/>
          <w:numId w:val="34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Улучшение пользовательского опыта:</w:t>
      </w:r>
      <w:r w:rsidRPr="00051851">
        <w:t xml:space="preserve"> Предоставление удобных интерфейсов для подачи заявок, что снизит барьер </w:t>
      </w:r>
      <w:r w:rsidR="0093369D">
        <w:t xml:space="preserve">для </w:t>
      </w:r>
      <w:r w:rsidRPr="00051851">
        <w:t>обращения в поддержку и повысит удовлетворенность сотрудников работой IT-службы. Автоматическое уведомление пользователей на ключевых этапах обработки их запроса</w:t>
      </w:r>
      <w:r w:rsidR="0093369D">
        <w:t xml:space="preserve"> </w:t>
      </w:r>
      <w:r w:rsidRPr="00051851">
        <w:t>повысит информированность.</w:t>
      </w:r>
    </w:p>
    <w:p w14:paraId="48CB844C" w14:textId="77777777" w:rsidR="008664F6" w:rsidRPr="00051851" w:rsidRDefault="008664F6" w:rsidP="004E7C47">
      <w:pPr>
        <w:numPr>
          <w:ilvl w:val="0"/>
          <w:numId w:val="34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Создание базы знаний и метрик:</w:t>
      </w:r>
      <w:r w:rsidRPr="00051851">
        <w:t> Накопление структурированной истории всех IT-заявок позволит проводить глубокий аналитический анализ. Это даст возможность выявлять типовые, часто возникающие проблемы, анализировать нагрузку на специалистов, оценивать соблюдение SLA, планировать ресурсы и проводить превентивные работы для снижения количества инцидентов.</w:t>
      </w:r>
    </w:p>
    <w:p w14:paraId="47D01719" w14:textId="0C473C1F" w:rsidR="008664F6" w:rsidRPr="00051851" w:rsidRDefault="008664F6" w:rsidP="004E7C47">
      <w:pPr>
        <w:numPr>
          <w:ilvl w:val="0"/>
          <w:numId w:val="35"/>
        </w:numPr>
        <w:tabs>
          <w:tab w:val="clear" w:pos="720"/>
          <w:tab w:val="num" w:pos="718"/>
          <w:tab w:val="num" w:pos="851"/>
        </w:tabs>
        <w:spacing w:line="240" w:lineRule="auto"/>
        <w:ind w:left="0" w:firstLine="567"/>
        <w:rPr>
          <w:b/>
          <w:bCs/>
        </w:rPr>
      </w:pPr>
      <w:r w:rsidRPr="00051851">
        <w:rPr>
          <w:b/>
          <w:bCs/>
        </w:rPr>
        <w:t>Артефакты проекта</w:t>
      </w:r>
    </w:p>
    <w:p w14:paraId="1512E8E9" w14:textId="169CC280" w:rsidR="008664F6" w:rsidRPr="00051851" w:rsidRDefault="008664F6" w:rsidP="004E7C47">
      <w:pPr>
        <w:tabs>
          <w:tab w:val="num" w:pos="718"/>
        </w:tabs>
        <w:spacing w:line="240" w:lineRule="auto"/>
        <w:rPr>
          <w:b/>
          <w:bCs/>
        </w:rPr>
      </w:pPr>
      <w:r w:rsidRPr="00051851">
        <w:rPr>
          <w:b/>
          <w:bCs/>
        </w:rPr>
        <w:t>2.1. Vision</w:t>
      </w:r>
    </w:p>
    <w:p w14:paraId="117DE96C" w14:textId="4724F7DB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Название продукта:</w:t>
      </w:r>
      <w:r w:rsidRPr="00051851">
        <w:t> </w:t>
      </w:r>
      <w:r w:rsidRPr="00051851">
        <w:rPr>
          <w:lang w:val="en-US"/>
        </w:rPr>
        <w:t>TechSupport</w:t>
      </w:r>
      <w:r w:rsidRPr="00051851">
        <w:t xml:space="preserve"> — Платформа внутреннего IT-сервиса и управления заявками.</w:t>
      </w:r>
    </w:p>
    <w:p w14:paraId="26707F3F" w14:textId="37E9F025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Назначение системы:</w:t>
      </w:r>
      <w:r w:rsidRPr="00051851">
        <w:t> </w:t>
      </w:r>
      <w:r w:rsidRPr="00051851">
        <w:rPr>
          <w:lang w:val="en-US"/>
        </w:rPr>
        <w:t>TechSupport</w:t>
      </w:r>
      <w:r w:rsidRPr="00051851">
        <w:t xml:space="preserve"> — это корпоративная программная платформа, предназначенная для полной автоматизации жизненного цикла запросов в IT-поддержку. Система служит центральным хабом для регистрации, обработки, контроля и анализа всех инцидентов и сервисных запросов, обеспечивая выполнение SLA и повышая общую эффективность IT-услуг.</w:t>
      </w:r>
    </w:p>
    <w:p w14:paraId="44CE5167" w14:textId="77777777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Целевая аудитория:</w:t>
      </w:r>
    </w:p>
    <w:p w14:paraId="3A15BB21" w14:textId="026B2629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Пользователи корпоративной системы:</w:t>
      </w:r>
      <w:r w:rsidRPr="00051851">
        <w:t> Сотрудники компании, которые сталкиваются с IT-проблемами .</w:t>
      </w:r>
    </w:p>
    <w:p w14:paraId="6EB8AB3D" w14:textId="77777777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Исполнители (IT-персонал):</w:t>
      </w:r>
    </w:p>
    <w:p w14:paraId="3D8E4396" w14:textId="77777777" w:rsidR="008664F6" w:rsidRPr="00051851" w:rsidRDefault="008664F6" w:rsidP="004E7C47">
      <w:pPr>
        <w:numPr>
          <w:ilvl w:val="1"/>
          <w:numId w:val="40"/>
        </w:numPr>
        <w:tabs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Специалист IT-поддержки (1-я линия):</w:t>
      </w:r>
      <w:r w:rsidRPr="00051851">
        <w:t> Принимает, регистрирует, классифицирует заявки и решает типовые проблемы.</w:t>
      </w:r>
    </w:p>
    <w:p w14:paraId="15C3B839" w14:textId="77777777" w:rsidR="008664F6" w:rsidRPr="00051851" w:rsidRDefault="008664F6" w:rsidP="004E7C47">
      <w:pPr>
        <w:numPr>
          <w:ilvl w:val="1"/>
          <w:numId w:val="40"/>
        </w:numPr>
        <w:tabs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Старший специалист IT-поддержки / Системный администратор (2-я/3-я линия):</w:t>
      </w:r>
      <w:r w:rsidRPr="00051851">
        <w:t> Занимается анализом и диагностикой сложных проблем, их устранением.</w:t>
      </w:r>
    </w:p>
    <w:p w14:paraId="107F174F" w14:textId="77777777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Руководство и контролеры:</w:t>
      </w:r>
    </w:p>
    <w:p w14:paraId="76ADF8CE" w14:textId="77777777" w:rsidR="008664F6" w:rsidRPr="00051851" w:rsidRDefault="008664F6" w:rsidP="004E7C47">
      <w:pPr>
        <w:numPr>
          <w:ilvl w:val="1"/>
          <w:numId w:val="40"/>
        </w:numPr>
        <w:tabs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Руководитель IT-службы:</w:t>
      </w:r>
      <w:r w:rsidRPr="00051851">
        <w:t> Осуществляет общее управление процессом, контроль сроков, распределение нагрузки, анализ эффективности работы подразделения на основе отчетности.</w:t>
      </w:r>
    </w:p>
    <w:p w14:paraId="20331590" w14:textId="35A181DB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Ключевые возможности</w:t>
      </w:r>
      <w:r w:rsidR="0026542A">
        <w:rPr>
          <w:b/>
          <w:bCs/>
        </w:rPr>
        <w:t>:</w:t>
      </w:r>
    </w:p>
    <w:p w14:paraId="62CEF29A" w14:textId="77777777" w:rsidR="008664F6" w:rsidRPr="00051851" w:rsidRDefault="008664F6" w:rsidP="004E7C47">
      <w:pPr>
        <w:numPr>
          <w:ilvl w:val="0"/>
          <w:numId w:val="36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Мультиплатформенный интерфейс:</w:t>
      </w:r>
      <w:r w:rsidRPr="00051851">
        <w:t> WEB-портал, мобильное приложение и десктоп-клиент для подачи и отслеживания заявок.</w:t>
      </w:r>
    </w:p>
    <w:p w14:paraId="383DEE1D" w14:textId="2C238FA6" w:rsidR="008664F6" w:rsidRPr="00051851" w:rsidRDefault="008664F6" w:rsidP="004E7C47">
      <w:pPr>
        <w:numPr>
          <w:ilvl w:val="0"/>
          <w:numId w:val="36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Полный цикл управления заявкой:</w:t>
      </w:r>
      <w:r w:rsidR="007314D2">
        <w:rPr>
          <w:b/>
          <w:bCs/>
        </w:rPr>
        <w:t xml:space="preserve"> </w:t>
      </w:r>
      <w:r w:rsidRPr="00051851">
        <w:t>прием</w:t>
      </w:r>
      <w:r w:rsidR="007314D2">
        <w:t xml:space="preserve"> и</w:t>
      </w:r>
      <w:r w:rsidRPr="00051851">
        <w:t xml:space="preserve"> регистрация, классификация</w:t>
      </w:r>
      <w:r w:rsidR="007314D2">
        <w:t xml:space="preserve"> и</w:t>
      </w:r>
      <w:r w:rsidRPr="00051851">
        <w:t xml:space="preserve"> назначение приоритета, диагностика</w:t>
      </w:r>
      <w:r w:rsidR="007314D2" w:rsidRPr="007314D2">
        <w:t xml:space="preserve"> </w:t>
      </w:r>
      <w:r w:rsidR="007314D2">
        <w:rPr>
          <w:lang w:val="en-US"/>
        </w:rPr>
        <w:t>IT</w:t>
      </w:r>
      <w:r w:rsidR="007314D2" w:rsidRPr="007314D2">
        <w:t xml:space="preserve"> </w:t>
      </w:r>
      <w:r w:rsidR="007314D2">
        <w:t>проблемы</w:t>
      </w:r>
      <w:r w:rsidRPr="00051851">
        <w:t xml:space="preserve">, </w:t>
      </w:r>
      <w:r w:rsidR="007314D2">
        <w:t>устранение проблемы</w:t>
      </w:r>
      <w:r w:rsidRPr="00051851">
        <w:t>, контроль</w:t>
      </w:r>
      <w:r w:rsidR="007314D2">
        <w:t xml:space="preserve"> выполнения и сроков</w:t>
      </w:r>
      <w:r w:rsidRPr="00051851">
        <w:t>, закрытие, уведомление пользователя</w:t>
      </w:r>
      <w:r w:rsidR="007314D2">
        <w:t xml:space="preserve"> и формирование отчёта.</w:t>
      </w:r>
    </w:p>
    <w:p w14:paraId="3AE4A527" w14:textId="5BDDF26F" w:rsidR="008664F6" w:rsidRPr="00051851" w:rsidRDefault="008664F6" w:rsidP="004E7C47">
      <w:pPr>
        <w:numPr>
          <w:ilvl w:val="0"/>
          <w:numId w:val="36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Система тикетов с приоритизацией:</w:t>
      </w:r>
      <w:r w:rsidRPr="00051851">
        <w:t> </w:t>
      </w:r>
      <w:r w:rsidR="0093369D">
        <w:t>Р</w:t>
      </w:r>
      <w:r w:rsidRPr="00051851">
        <w:t>учное назначение приоритетов (Высокий, Средний, Низкий) и категорий заявкам.</w:t>
      </w:r>
    </w:p>
    <w:p w14:paraId="70A0A21B" w14:textId="62650BC2" w:rsidR="008664F6" w:rsidRPr="00051851" w:rsidRDefault="008664F6" w:rsidP="004E7C47">
      <w:pPr>
        <w:numPr>
          <w:ilvl w:val="0"/>
          <w:numId w:val="36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Управление SLA</w:t>
      </w:r>
      <w:r w:rsidR="0093369D">
        <w:rPr>
          <w:b/>
          <w:bCs/>
        </w:rPr>
        <w:t xml:space="preserve">: </w:t>
      </w:r>
      <w:r w:rsidRPr="00051851">
        <w:t>Настройка и контроль согласованных сроков реакции и решения для разных типов заявок и приоритетов.</w:t>
      </w:r>
    </w:p>
    <w:p w14:paraId="597E0CE8" w14:textId="77777777" w:rsidR="008664F6" w:rsidRPr="00051851" w:rsidRDefault="008664F6" w:rsidP="004E7C47">
      <w:pPr>
        <w:numPr>
          <w:ilvl w:val="0"/>
          <w:numId w:val="36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Централизованная история и база знаний:</w:t>
      </w:r>
      <w:r w:rsidRPr="00051851">
        <w:t> Хранение полной истории всех обращений, возможность создания решений для типовых проблем для быстрого повторного использования.</w:t>
      </w:r>
    </w:p>
    <w:p w14:paraId="53C1F7F2" w14:textId="77777777" w:rsidR="008664F6" w:rsidRPr="00051851" w:rsidRDefault="008664F6" w:rsidP="004E7C47">
      <w:pPr>
        <w:numPr>
          <w:ilvl w:val="0"/>
          <w:numId w:val="36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Аналитика и отчетность:</w:t>
      </w:r>
      <w:r w:rsidRPr="00051851">
        <w:t> Генерация стандартных и кастомных отчетов (количество открытых/закрытых заявок, среднее время решения, соблюдение SLA, загрузка специалистов) для аналитического отчета по работе IT-поддержки.</w:t>
      </w:r>
    </w:p>
    <w:p w14:paraId="5351ECAF" w14:textId="77777777" w:rsidR="008664F6" w:rsidRPr="00051851" w:rsidRDefault="008664F6" w:rsidP="004E7C47">
      <w:pPr>
        <w:tabs>
          <w:tab w:val="num" w:pos="718"/>
        </w:tabs>
        <w:spacing w:line="240" w:lineRule="auto"/>
        <w:rPr>
          <w:b/>
          <w:bCs/>
        </w:rPr>
      </w:pPr>
      <w:r w:rsidRPr="00051851">
        <w:rPr>
          <w:b/>
          <w:bCs/>
        </w:rPr>
        <w:t>2.2. Business Case (Бизнес-обоснование)</w:t>
      </w:r>
    </w:p>
    <w:p w14:paraId="08F1D363" w14:textId="77777777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Проблема:</w:t>
      </w:r>
      <w:r w:rsidRPr="00051851">
        <w:t> В настоящее время обработка IT-запросов осуществляется через неформализованные каналы (email, телефон, мессенджеры). Это приводит к:</w:t>
      </w:r>
    </w:p>
    <w:p w14:paraId="40474053" w14:textId="77777777" w:rsidR="008664F6" w:rsidRPr="00051851" w:rsidRDefault="008664F6" w:rsidP="004E7C47">
      <w:pPr>
        <w:numPr>
          <w:ilvl w:val="0"/>
          <w:numId w:val="37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t>Потере запросов и увеличению времени простоя сотрудников.</w:t>
      </w:r>
    </w:p>
    <w:p w14:paraId="087B954F" w14:textId="77777777" w:rsidR="008664F6" w:rsidRPr="00051851" w:rsidRDefault="008664F6" w:rsidP="004E7C47">
      <w:pPr>
        <w:numPr>
          <w:ilvl w:val="0"/>
          <w:numId w:val="37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t>Невозможности отследить статус обращения.</w:t>
      </w:r>
    </w:p>
    <w:p w14:paraId="081BB36C" w14:textId="77777777" w:rsidR="008664F6" w:rsidRPr="00051851" w:rsidRDefault="008664F6" w:rsidP="004E7C47">
      <w:pPr>
        <w:numPr>
          <w:ilvl w:val="0"/>
          <w:numId w:val="37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t>Отсутствию прозрачности в работе IT-поддержки и метрик для оценки эффективности.</w:t>
      </w:r>
    </w:p>
    <w:p w14:paraId="29BEE0CC" w14:textId="77777777" w:rsidR="008664F6" w:rsidRPr="00051851" w:rsidRDefault="008664F6" w:rsidP="004E7C47">
      <w:pPr>
        <w:numPr>
          <w:ilvl w:val="0"/>
          <w:numId w:val="37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t>Высокой нагрузке на IT-специалистов рутинными задачами координации.</w:t>
      </w:r>
    </w:p>
    <w:p w14:paraId="1AC2AC2E" w14:textId="77777777" w:rsidR="008664F6" w:rsidRPr="00051851" w:rsidRDefault="008664F6" w:rsidP="004E7C47">
      <w:pPr>
        <w:numPr>
          <w:ilvl w:val="0"/>
          <w:numId w:val="37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t>Сложностям в планировании ресурсов и выявлении системных проблем.</w:t>
      </w:r>
    </w:p>
    <w:p w14:paraId="395431C9" w14:textId="500B8E14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lastRenderedPageBreak/>
        <w:t>Обоснование решения:</w:t>
      </w:r>
      <w:r w:rsidRPr="00051851">
        <w:t xml:space="preserve"> Внедрение </w:t>
      </w:r>
      <w:r w:rsidRPr="00051851">
        <w:rPr>
          <w:lang w:val="en-US"/>
        </w:rPr>
        <w:t>TechSupport</w:t>
      </w:r>
      <w:r w:rsidRPr="00051851">
        <w:t xml:space="preserve"> позволит формализовать и автоматизировать процесс, что напрямую повлияет на снижение операционных издержек и повышение производительности.</w:t>
      </w:r>
    </w:p>
    <w:p w14:paraId="6E06B406" w14:textId="77777777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Финансовые аспекты:</w:t>
      </w:r>
    </w:p>
    <w:p w14:paraId="12353960" w14:textId="3A4E16CA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Затраты:</w:t>
      </w:r>
    </w:p>
    <w:p w14:paraId="1EE6E0A2" w14:textId="77777777" w:rsidR="008664F6" w:rsidRPr="00051851" w:rsidRDefault="008664F6" w:rsidP="004E7C47">
      <w:pPr>
        <w:numPr>
          <w:ilvl w:val="1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Затраты на разработку (трудочасы команды разработки, тестирование).</w:t>
      </w:r>
    </w:p>
    <w:p w14:paraId="1A4468A4" w14:textId="77777777" w:rsidR="008664F6" w:rsidRPr="00051851" w:rsidRDefault="008664F6" w:rsidP="004E7C47">
      <w:pPr>
        <w:numPr>
          <w:ilvl w:val="1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Затраты на инфраструктуру (сервера, хостинг, лицензии ПО, если необходимо).</w:t>
      </w:r>
    </w:p>
    <w:p w14:paraId="4D6F217C" w14:textId="77777777" w:rsidR="008664F6" w:rsidRPr="00051851" w:rsidRDefault="008664F6" w:rsidP="004E7C47">
      <w:pPr>
        <w:numPr>
          <w:ilvl w:val="1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Затраты на внедрение и обучение пользователей и администраторов.</w:t>
      </w:r>
    </w:p>
    <w:p w14:paraId="3B647DF2" w14:textId="77777777" w:rsidR="008664F6" w:rsidRPr="00051851" w:rsidRDefault="008664F6" w:rsidP="004E7C47">
      <w:pPr>
        <w:numPr>
          <w:ilvl w:val="1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Затраты на техническую поддержку и развитие системы после запуска.</w:t>
      </w:r>
    </w:p>
    <w:p w14:paraId="194075F9" w14:textId="25935B53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Выгода:</w:t>
      </w:r>
    </w:p>
    <w:p w14:paraId="58FA88C1" w14:textId="77777777" w:rsidR="008664F6" w:rsidRPr="00051851" w:rsidRDefault="008664F6" w:rsidP="004E7C47">
      <w:pPr>
        <w:numPr>
          <w:ilvl w:val="1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Качественные:</w:t>
      </w:r>
      <w:r w:rsidRPr="00051851">
        <w:t> Повышение удовлетворенности сотрудников, улучшение имиджа IT-службы, создание базы знаний, повышение управляемости.</w:t>
      </w:r>
    </w:p>
    <w:p w14:paraId="1E5D2FE7" w14:textId="77777777" w:rsidR="008664F6" w:rsidRPr="00051851" w:rsidRDefault="008664F6" w:rsidP="004E7C47">
      <w:pPr>
        <w:numPr>
          <w:ilvl w:val="1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Количественные (Ожидаемые):</w:t>
      </w:r>
    </w:p>
    <w:p w14:paraId="780377F2" w14:textId="77777777" w:rsidR="008664F6" w:rsidRPr="00051851" w:rsidRDefault="008664F6" w:rsidP="004E7C47">
      <w:pPr>
        <w:numPr>
          <w:ilvl w:val="2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Сокращение среднего времени решения инцидента (MTTR) за счет автоматизации и прозрачности.</w:t>
      </w:r>
    </w:p>
    <w:p w14:paraId="381D869C" w14:textId="77777777" w:rsidR="008664F6" w:rsidRPr="00051851" w:rsidRDefault="008664F6" w:rsidP="004E7C47">
      <w:pPr>
        <w:numPr>
          <w:ilvl w:val="2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Снижение количества потерянных или забытых запросов до нуля.</w:t>
      </w:r>
    </w:p>
    <w:p w14:paraId="5FC1E6B6" w14:textId="77777777" w:rsidR="008664F6" w:rsidRPr="00051851" w:rsidRDefault="008664F6" w:rsidP="004E7C47">
      <w:pPr>
        <w:numPr>
          <w:ilvl w:val="2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Уменьшение времени, которое IT-специалисты тратят на неинформативный обмен сообщениями и поиск истории проблем.</w:t>
      </w:r>
    </w:p>
    <w:p w14:paraId="2CBCBE5E" w14:textId="77777777" w:rsidR="008664F6" w:rsidRPr="00051851" w:rsidRDefault="008664F6" w:rsidP="004E7C47">
      <w:pPr>
        <w:numPr>
          <w:ilvl w:val="2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Возможность обоснованно планировать штат IT-поддержки на основе реальной статистики.</w:t>
      </w:r>
    </w:p>
    <w:p w14:paraId="5FDFE55A" w14:textId="77777777" w:rsidR="008664F6" w:rsidRPr="00051851" w:rsidRDefault="008664F6" w:rsidP="004E7C47">
      <w:pPr>
        <w:numPr>
          <w:ilvl w:val="2"/>
          <w:numId w:val="38"/>
        </w:numPr>
        <w:tabs>
          <w:tab w:val="num" w:pos="718"/>
        </w:tabs>
        <w:spacing w:line="240" w:lineRule="auto"/>
        <w:ind w:left="0" w:firstLine="567"/>
      </w:pPr>
      <w:r w:rsidRPr="00051851">
        <w:t>Снижение простоев бизнес-подразделений за счет более быстрого восстановления IT-сервисов.</w:t>
      </w:r>
    </w:p>
    <w:p w14:paraId="2B6E994B" w14:textId="77777777" w:rsidR="008664F6" w:rsidRPr="00051851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Риски:</w:t>
      </w:r>
    </w:p>
    <w:p w14:paraId="4CFBA5CA" w14:textId="77777777" w:rsidR="008664F6" w:rsidRPr="00051851" w:rsidRDefault="008664F6" w:rsidP="004E7C47">
      <w:pPr>
        <w:numPr>
          <w:ilvl w:val="0"/>
          <w:numId w:val="39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Сопротивление пользователей:</w:t>
      </w:r>
      <w:r w:rsidRPr="00051851">
        <w:t> Нежелание сотрудников переходить на новую систему.</w:t>
      </w:r>
    </w:p>
    <w:p w14:paraId="6D142486" w14:textId="67E9500B" w:rsidR="008664F6" w:rsidRPr="00051851" w:rsidRDefault="008664F6" w:rsidP="004E7C47">
      <w:pPr>
        <w:numPr>
          <w:ilvl w:val="1"/>
          <w:numId w:val="39"/>
        </w:numPr>
        <w:tabs>
          <w:tab w:val="num" w:pos="718"/>
        </w:tabs>
        <w:spacing w:line="240" w:lineRule="auto"/>
        <w:ind w:left="0" w:firstLine="567"/>
      </w:pPr>
      <w:r w:rsidRPr="00051851">
        <w:t>Предотвращени</w:t>
      </w:r>
      <w:r w:rsidRPr="00051851">
        <w:rPr>
          <w:i/>
          <w:iCs/>
        </w:rPr>
        <w:t>е:</w:t>
      </w:r>
      <w:r w:rsidRPr="00051851">
        <w:t> Простой и интуитивный интерфейс, активное обучение, поддержка лучших сотрудников в отделах.</w:t>
      </w:r>
    </w:p>
    <w:p w14:paraId="38CA2955" w14:textId="77777777" w:rsidR="008664F6" w:rsidRPr="00051851" w:rsidRDefault="008664F6" w:rsidP="004E7C47">
      <w:pPr>
        <w:numPr>
          <w:ilvl w:val="0"/>
          <w:numId w:val="39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Недозагрузка или перегрузка системы:</w:t>
      </w:r>
      <w:r w:rsidRPr="00051851">
        <w:t> Неверная оценка количества запросов.</w:t>
      </w:r>
    </w:p>
    <w:p w14:paraId="3EA07713" w14:textId="67B24733" w:rsidR="008664F6" w:rsidRPr="00051851" w:rsidRDefault="008664F6" w:rsidP="004E7C47">
      <w:pPr>
        <w:numPr>
          <w:ilvl w:val="1"/>
          <w:numId w:val="39"/>
        </w:numPr>
        <w:tabs>
          <w:tab w:val="num" w:pos="718"/>
        </w:tabs>
        <w:spacing w:line="240" w:lineRule="auto"/>
        <w:ind w:left="0" w:firstLine="567"/>
      </w:pPr>
      <w:r w:rsidRPr="00051851">
        <w:t>Предотвращение</w:t>
      </w:r>
      <w:r w:rsidRPr="00051851">
        <w:rPr>
          <w:i/>
          <w:iCs/>
        </w:rPr>
        <w:t>:</w:t>
      </w:r>
      <w:r w:rsidRPr="00051851">
        <w:t> Масштабируемая архитектура, облачная инфраструктура.</w:t>
      </w:r>
    </w:p>
    <w:p w14:paraId="2D04DB89" w14:textId="77777777" w:rsidR="008664F6" w:rsidRPr="00051851" w:rsidRDefault="008664F6" w:rsidP="004E7C47">
      <w:pPr>
        <w:numPr>
          <w:ilvl w:val="0"/>
          <w:numId w:val="39"/>
        </w:numPr>
        <w:tabs>
          <w:tab w:val="clear" w:pos="720"/>
          <w:tab w:val="num" w:pos="718"/>
        </w:tabs>
        <w:spacing w:line="240" w:lineRule="auto"/>
        <w:ind w:left="0" w:firstLine="567"/>
      </w:pPr>
      <w:r w:rsidRPr="00051851">
        <w:rPr>
          <w:b/>
          <w:bCs/>
        </w:rPr>
        <w:t>Риски в разработке:</w:t>
      </w:r>
      <w:r w:rsidRPr="00051851">
        <w:t> Срыв сроков или бюджета.</w:t>
      </w:r>
    </w:p>
    <w:p w14:paraId="12215B5F" w14:textId="4D13A2A6" w:rsidR="0026542A" w:rsidRDefault="008664F6" w:rsidP="004E7C47">
      <w:pPr>
        <w:numPr>
          <w:ilvl w:val="1"/>
          <w:numId w:val="39"/>
        </w:numPr>
        <w:tabs>
          <w:tab w:val="num" w:pos="718"/>
        </w:tabs>
        <w:spacing w:line="240" w:lineRule="auto"/>
        <w:ind w:left="0" w:firstLine="567"/>
        <w:rPr>
          <w:ins w:id="26" w:author="Александр Бушуев" w:date="2026-01-29T23:16:00Z" w16du:dateUtc="2026-01-29T20:16:00Z"/>
        </w:rPr>
      </w:pPr>
      <w:r w:rsidRPr="00051851">
        <w:t>Предотвращение</w:t>
      </w:r>
      <w:r w:rsidRPr="00051851">
        <w:rPr>
          <w:i/>
          <w:iCs/>
        </w:rPr>
        <w:t>:</w:t>
      </w:r>
      <w:r w:rsidRPr="00051851">
        <w:t> Использование гибких методологий (Agile/Scrum), поэтапная поставка функционала.</w:t>
      </w:r>
    </w:p>
    <w:p w14:paraId="103B8F87" w14:textId="77777777" w:rsidR="0026542A" w:rsidRPr="00051851" w:rsidRDefault="0026542A" w:rsidP="004E7C47">
      <w:pPr>
        <w:tabs>
          <w:tab w:val="num" w:pos="718"/>
        </w:tabs>
        <w:spacing w:line="240" w:lineRule="auto"/>
      </w:pPr>
    </w:p>
    <w:p w14:paraId="3C23F99F" w14:textId="2B85D1B9" w:rsidR="008664F6" w:rsidRDefault="008664F6" w:rsidP="004E7C47">
      <w:pPr>
        <w:tabs>
          <w:tab w:val="num" w:pos="718"/>
        </w:tabs>
        <w:spacing w:line="240" w:lineRule="auto"/>
      </w:pPr>
      <w:r w:rsidRPr="00051851">
        <w:rPr>
          <w:b/>
          <w:bCs/>
        </w:rPr>
        <w:t>Заключение:</w:t>
      </w:r>
      <w:r w:rsidRPr="00051851">
        <w:t xml:space="preserve"> Инвестиции в разработку </w:t>
      </w:r>
      <w:r w:rsidRPr="00051851">
        <w:rPr>
          <w:lang w:val="en-US"/>
        </w:rPr>
        <w:t>TechSupport</w:t>
      </w:r>
      <w:r w:rsidRPr="00051851">
        <w:t xml:space="preserve"> оправданы значительным потенциалом для повышения операционной эффективности, снижения скрытых издержек и создания современной, управляемой IT-сервисной среды, что является критически важным фактором для любой технологически зависимой организации.</w:t>
      </w:r>
    </w:p>
    <w:p w14:paraId="033040CB" w14:textId="77777777" w:rsidR="008C2249" w:rsidRDefault="008C2249" w:rsidP="008C2249">
      <w:pPr>
        <w:spacing w:line="240" w:lineRule="auto"/>
        <w:ind w:left="1701" w:firstLine="0"/>
      </w:pPr>
    </w:p>
    <w:p w14:paraId="3CFD2837" w14:textId="466AF862" w:rsidR="008C2249" w:rsidRDefault="008C2249" w:rsidP="008C2249">
      <w:pPr>
        <w:spacing w:line="240" w:lineRule="auto"/>
        <w:ind w:left="720" w:firstLine="720"/>
        <w:rPr>
          <w:lang w:val="en-US"/>
        </w:rPr>
      </w:pPr>
      <w:r>
        <w:t>2.3</w:t>
      </w:r>
      <w:r>
        <w:rPr>
          <w:lang w:val="en-US"/>
        </w:rPr>
        <w:t xml:space="preserve"> Stakeholders:</w:t>
      </w:r>
    </w:p>
    <w:tbl>
      <w:tblPr>
        <w:tblStyle w:val="afff8"/>
        <w:tblW w:w="0" w:type="auto"/>
        <w:tblInd w:w="720" w:type="dxa"/>
        <w:tblLook w:val="04A0" w:firstRow="1" w:lastRow="0" w:firstColumn="1" w:lastColumn="0" w:noHBand="0" w:noVBand="1"/>
      </w:tblPr>
      <w:tblGrid>
        <w:gridCol w:w="3166"/>
        <w:gridCol w:w="3155"/>
        <w:gridCol w:w="3154"/>
      </w:tblGrid>
      <w:tr w:rsidR="008C2249" w14:paraId="064A4FFE" w14:textId="77777777" w:rsidTr="008C2249">
        <w:tc>
          <w:tcPr>
            <w:tcW w:w="3233" w:type="dxa"/>
          </w:tcPr>
          <w:p w14:paraId="73F9445C" w14:textId="03285A5F" w:rsidR="008C2249" w:rsidRPr="008C2249" w:rsidRDefault="008C2249" w:rsidP="008C2249">
            <w:pPr>
              <w:spacing w:line="240" w:lineRule="auto"/>
              <w:ind w:firstLine="0"/>
            </w:pPr>
            <w:r>
              <w:t>Роль</w:t>
            </w:r>
          </w:p>
        </w:tc>
        <w:tc>
          <w:tcPr>
            <w:tcW w:w="3234" w:type="dxa"/>
          </w:tcPr>
          <w:p w14:paraId="3CC0723C" w14:textId="29BC3215" w:rsidR="008C2249" w:rsidRDefault="008C2249" w:rsidP="008C2249">
            <w:pPr>
              <w:spacing w:line="240" w:lineRule="auto"/>
              <w:ind w:firstLine="0"/>
            </w:pPr>
            <w:r>
              <w:t>Интересы и ожидания</w:t>
            </w:r>
          </w:p>
        </w:tc>
        <w:tc>
          <w:tcPr>
            <w:tcW w:w="3234" w:type="dxa"/>
          </w:tcPr>
          <w:p w14:paraId="3DEB4888" w14:textId="68363690" w:rsidR="008C2249" w:rsidRDefault="008C2249" w:rsidP="008C2249">
            <w:pPr>
              <w:spacing w:line="240" w:lineRule="auto"/>
              <w:ind w:firstLine="0"/>
            </w:pPr>
            <w:r>
              <w:t>Влияние на проект</w:t>
            </w:r>
          </w:p>
        </w:tc>
      </w:tr>
      <w:tr w:rsidR="008C2249" w14:paraId="78E5784C" w14:textId="77777777" w:rsidTr="008C2249">
        <w:tc>
          <w:tcPr>
            <w:tcW w:w="3233" w:type="dxa"/>
          </w:tcPr>
          <w:p w14:paraId="6BEB7ACB" w14:textId="32653F79" w:rsidR="008C2249" w:rsidRDefault="008C2249" w:rsidP="008C2249">
            <w:pPr>
              <w:spacing w:line="240" w:lineRule="auto"/>
              <w:ind w:firstLine="0"/>
            </w:pPr>
            <w:r>
              <w:t>Заказчик</w:t>
            </w:r>
          </w:p>
        </w:tc>
        <w:tc>
          <w:tcPr>
            <w:tcW w:w="3234" w:type="dxa"/>
          </w:tcPr>
          <w:p w14:paraId="43D2AE70" w14:textId="7CD1D621" w:rsidR="008C2249" w:rsidRDefault="008C2249" w:rsidP="008C2249">
            <w:pPr>
              <w:spacing w:line="240" w:lineRule="auto"/>
              <w:ind w:firstLine="0"/>
            </w:pPr>
            <w:r w:rsidRPr="008C2249">
              <w:t>Получение измеримого инструмента для контроля эффективности IT-поддержки, снижение общих затрат, повышение качества услуг.</w:t>
            </w:r>
          </w:p>
        </w:tc>
        <w:tc>
          <w:tcPr>
            <w:tcW w:w="3234" w:type="dxa"/>
          </w:tcPr>
          <w:p w14:paraId="047ADFB9" w14:textId="3174A3A6" w:rsidR="008C2249" w:rsidRDefault="008C2249" w:rsidP="008C2249">
            <w:pPr>
              <w:spacing w:line="240" w:lineRule="auto"/>
              <w:ind w:firstLine="0"/>
            </w:pPr>
            <w:r w:rsidRPr="008C2249">
              <w:t>Высокое. Утверждает бюджет, приоритеты и принимает ключевые решения.</w:t>
            </w:r>
          </w:p>
        </w:tc>
      </w:tr>
      <w:tr w:rsidR="008C2249" w14:paraId="417B0EE5" w14:textId="77777777" w:rsidTr="008C2249">
        <w:tc>
          <w:tcPr>
            <w:tcW w:w="3233" w:type="dxa"/>
          </w:tcPr>
          <w:p w14:paraId="1644EF60" w14:textId="49C5841A" w:rsidR="008C2249" w:rsidRDefault="008C2249" w:rsidP="008C2249">
            <w:pPr>
              <w:spacing w:line="240" w:lineRule="auto"/>
              <w:ind w:firstLine="0"/>
            </w:pPr>
            <w:r w:rsidRPr="008C2249">
              <w:rPr>
                <w:b/>
                <w:bCs/>
              </w:rPr>
              <w:t>Пользователи (End-Users)</w:t>
            </w:r>
          </w:p>
        </w:tc>
        <w:tc>
          <w:tcPr>
            <w:tcW w:w="3234" w:type="dxa"/>
          </w:tcPr>
          <w:p w14:paraId="6DA001C6" w14:textId="4E2259D8" w:rsidR="008C2249" w:rsidRDefault="008C2249" w:rsidP="008C2249">
            <w:pPr>
              <w:spacing w:line="240" w:lineRule="auto"/>
              <w:ind w:firstLine="0"/>
            </w:pPr>
            <w:r w:rsidRPr="008C2249">
              <w:t>Удобный и быстрый способ решить свою IT-проблему, прозрачность процесса, своевременные уведомления.</w:t>
            </w:r>
          </w:p>
        </w:tc>
        <w:tc>
          <w:tcPr>
            <w:tcW w:w="3234" w:type="dxa"/>
          </w:tcPr>
          <w:p w14:paraId="2E710935" w14:textId="288D96A5" w:rsidR="008C2249" w:rsidRDefault="008C2249" w:rsidP="008C2249">
            <w:pPr>
              <w:spacing w:line="240" w:lineRule="auto"/>
              <w:ind w:firstLine="0"/>
            </w:pPr>
            <w:r w:rsidRPr="008C2249">
              <w:t>Среднее. Успех системы зависит от их активного использования и удовлетворенности</w:t>
            </w:r>
            <w:r>
              <w:t>.</w:t>
            </w:r>
          </w:p>
        </w:tc>
      </w:tr>
      <w:tr w:rsidR="008C2249" w14:paraId="7E38A462" w14:textId="77777777" w:rsidTr="008C2249">
        <w:tc>
          <w:tcPr>
            <w:tcW w:w="3233" w:type="dxa"/>
          </w:tcPr>
          <w:p w14:paraId="28F73C76" w14:textId="12918CD3" w:rsidR="008C2249" w:rsidRDefault="008C2249" w:rsidP="008C2249">
            <w:pPr>
              <w:spacing w:line="240" w:lineRule="auto"/>
              <w:ind w:firstLine="0"/>
            </w:pPr>
            <w:r w:rsidRPr="008C2249">
              <w:rPr>
                <w:b/>
                <w:bCs/>
              </w:rPr>
              <w:t>Специалисты IT-поддержки</w:t>
            </w:r>
            <w:r w:rsidRPr="008C2249">
              <w:t> (1-я линия)</w:t>
            </w:r>
          </w:p>
        </w:tc>
        <w:tc>
          <w:tcPr>
            <w:tcW w:w="3234" w:type="dxa"/>
          </w:tcPr>
          <w:p w14:paraId="2FD74978" w14:textId="077B0774" w:rsidR="008C2249" w:rsidRDefault="008C2249" w:rsidP="008C2249">
            <w:pPr>
              <w:spacing w:line="240" w:lineRule="auto"/>
              <w:ind w:firstLine="0"/>
            </w:pPr>
            <w:r w:rsidRPr="008C2249">
              <w:t>Упорядочивание потока задач, снижение хаоса, четкое понимание своих обязанностей и приоритетов.</w:t>
            </w:r>
          </w:p>
        </w:tc>
        <w:tc>
          <w:tcPr>
            <w:tcW w:w="3234" w:type="dxa"/>
          </w:tcPr>
          <w:p w14:paraId="712A48D2" w14:textId="3FA538A5" w:rsidR="008C2249" w:rsidRDefault="008C2249" w:rsidP="008C2249">
            <w:pPr>
              <w:spacing w:line="240" w:lineRule="auto"/>
              <w:ind w:firstLine="0"/>
            </w:pPr>
            <w:r w:rsidRPr="008C2249">
              <w:t>Высокое. Являются основными "исполнителями" в системе.</w:t>
            </w:r>
          </w:p>
        </w:tc>
      </w:tr>
      <w:tr w:rsidR="008C2249" w14:paraId="5E2080D8" w14:textId="77777777" w:rsidTr="008C2249">
        <w:tc>
          <w:tcPr>
            <w:tcW w:w="3233" w:type="dxa"/>
          </w:tcPr>
          <w:p w14:paraId="5E074CCB" w14:textId="09187458" w:rsidR="008C2249" w:rsidRDefault="008C2249" w:rsidP="008C2249">
            <w:pPr>
              <w:spacing w:line="240" w:lineRule="auto"/>
              <w:ind w:firstLine="0"/>
            </w:pPr>
            <w:r w:rsidRPr="008C2249">
              <w:rPr>
                <w:b/>
                <w:bCs/>
              </w:rPr>
              <w:lastRenderedPageBreak/>
              <w:t>Старшие специалисты / Системные администраторы</w:t>
            </w:r>
            <w:r w:rsidRPr="008C2249">
              <w:t> (2-я/3-я линия)</w:t>
            </w:r>
          </w:p>
        </w:tc>
        <w:tc>
          <w:tcPr>
            <w:tcW w:w="3234" w:type="dxa"/>
          </w:tcPr>
          <w:p w14:paraId="5919F810" w14:textId="67A94220" w:rsidR="008C2249" w:rsidRDefault="008C2249" w:rsidP="008C2249">
            <w:pPr>
              <w:spacing w:line="240" w:lineRule="auto"/>
              <w:ind w:firstLine="0"/>
            </w:pPr>
            <w:r w:rsidRPr="008C2249">
              <w:t>Глубокий анализ проблем, интеграция с мониторингом, доступ к полной истории инцидентов.</w:t>
            </w:r>
          </w:p>
        </w:tc>
        <w:tc>
          <w:tcPr>
            <w:tcW w:w="3234" w:type="dxa"/>
          </w:tcPr>
          <w:p w14:paraId="544E625E" w14:textId="5A395654" w:rsidR="008C2249" w:rsidRDefault="008C2249" w:rsidP="008C2249">
            <w:pPr>
              <w:spacing w:line="240" w:lineRule="auto"/>
              <w:ind w:firstLine="0"/>
            </w:pPr>
            <w:r w:rsidRPr="008C2249">
              <w:t>Среднее/Высокое. Их требования к диагностическим инструментам и интеграциям важны.</w:t>
            </w:r>
          </w:p>
        </w:tc>
      </w:tr>
      <w:tr w:rsidR="008C2249" w14:paraId="5DE31E3B" w14:textId="77777777" w:rsidTr="008C2249">
        <w:tc>
          <w:tcPr>
            <w:tcW w:w="3233" w:type="dxa"/>
          </w:tcPr>
          <w:p w14:paraId="1FFBD05D" w14:textId="1FD52259" w:rsidR="008C2249" w:rsidRDefault="008C2249" w:rsidP="008C2249">
            <w:pPr>
              <w:spacing w:line="240" w:lineRule="auto"/>
              <w:ind w:firstLine="0"/>
            </w:pPr>
            <w:r w:rsidRPr="008C2249">
              <w:rPr>
                <w:b/>
                <w:bCs/>
              </w:rPr>
              <w:t>Руководитель IT-службы</w:t>
            </w:r>
          </w:p>
        </w:tc>
        <w:tc>
          <w:tcPr>
            <w:tcW w:w="3234" w:type="dxa"/>
          </w:tcPr>
          <w:p w14:paraId="1A7536DC" w14:textId="060E3CB3" w:rsidR="008C2249" w:rsidRDefault="008C2249" w:rsidP="008C2249">
            <w:pPr>
              <w:spacing w:line="240" w:lineRule="auto"/>
              <w:ind w:firstLine="0"/>
            </w:pPr>
            <w:r w:rsidRPr="008C2249">
              <w:t>Контроль загрузки команды, соблюдение SLA, формирование отчетности для руководства, планирование ресурсов.</w:t>
            </w:r>
          </w:p>
        </w:tc>
        <w:tc>
          <w:tcPr>
            <w:tcW w:w="3234" w:type="dxa"/>
          </w:tcPr>
          <w:p w14:paraId="1DC65CCE" w14:textId="6B0CC114" w:rsidR="008C2249" w:rsidRDefault="008C2249" w:rsidP="008C2249">
            <w:pPr>
              <w:spacing w:line="240" w:lineRule="auto"/>
              <w:ind w:firstLine="0"/>
            </w:pPr>
            <w:r w:rsidRPr="008C2249">
              <w:t>Очень высокое. Основной "бенефициар" аналитического функционала и управления процессом.</w:t>
            </w:r>
          </w:p>
        </w:tc>
      </w:tr>
      <w:tr w:rsidR="008C2249" w14:paraId="20BAC6B5" w14:textId="77777777" w:rsidTr="008C2249">
        <w:tc>
          <w:tcPr>
            <w:tcW w:w="3233" w:type="dxa"/>
          </w:tcPr>
          <w:p w14:paraId="2FE273AC" w14:textId="1407CFD6" w:rsidR="008C2249" w:rsidRDefault="008C2249" w:rsidP="008C2249">
            <w:pPr>
              <w:spacing w:line="240" w:lineRule="auto"/>
              <w:ind w:firstLine="0"/>
            </w:pPr>
            <w:r w:rsidRPr="008C2249">
              <w:rPr>
                <w:b/>
                <w:bCs/>
              </w:rPr>
              <w:t>Команда разработки</w:t>
            </w:r>
          </w:p>
        </w:tc>
        <w:tc>
          <w:tcPr>
            <w:tcW w:w="3234" w:type="dxa"/>
          </w:tcPr>
          <w:p w14:paraId="1D7C592A" w14:textId="440BB8CA" w:rsidR="008C2249" w:rsidRDefault="008C2249" w:rsidP="008C2249">
            <w:pPr>
              <w:spacing w:line="240" w:lineRule="auto"/>
              <w:ind w:firstLine="0"/>
            </w:pPr>
            <w:r w:rsidRPr="008C2249">
              <w:t>Четкие требования, реализуемые технологии, достижение целей проекта в срок и бюджет.</w:t>
            </w:r>
          </w:p>
        </w:tc>
        <w:tc>
          <w:tcPr>
            <w:tcW w:w="3234" w:type="dxa"/>
          </w:tcPr>
          <w:p w14:paraId="46756544" w14:textId="52F3A98B" w:rsidR="008C2249" w:rsidRDefault="008C2249" w:rsidP="008C2249">
            <w:pPr>
              <w:spacing w:line="240" w:lineRule="auto"/>
              <w:ind w:firstLine="0"/>
            </w:pPr>
            <w:r w:rsidRPr="008C2249">
              <w:t>Высокое. Непосредственно создает продукт.</w:t>
            </w:r>
          </w:p>
        </w:tc>
      </w:tr>
      <w:tr w:rsidR="008C2249" w14:paraId="75B305D7" w14:textId="77777777" w:rsidTr="008C2249">
        <w:tc>
          <w:tcPr>
            <w:tcW w:w="3233" w:type="dxa"/>
          </w:tcPr>
          <w:p w14:paraId="4F0C74D1" w14:textId="1809D2B2" w:rsidR="008C2249" w:rsidRDefault="008C2249" w:rsidP="008C2249">
            <w:pPr>
              <w:spacing w:line="240" w:lineRule="auto"/>
              <w:ind w:firstLine="0"/>
            </w:pPr>
            <w:r w:rsidRPr="008C2249">
              <w:rPr>
                <w:b/>
                <w:bCs/>
              </w:rPr>
              <w:t>Администратор системы</w:t>
            </w:r>
          </w:p>
        </w:tc>
        <w:tc>
          <w:tcPr>
            <w:tcW w:w="3234" w:type="dxa"/>
          </w:tcPr>
          <w:p w14:paraId="2BEA4E58" w14:textId="3B5A837D" w:rsidR="008C2249" w:rsidRDefault="008C2249" w:rsidP="008C2249">
            <w:pPr>
              <w:spacing w:line="240" w:lineRule="auto"/>
              <w:ind w:firstLine="0"/>
            </w:pPr>
            <w:r w:rsidRPr="008C2249">
              <w:t>Удобство администрирования системы, настройки прав, SLA, шаблонов, интеграций.</w:t>
            </w:r>
          </w:p>
        </w:tc>
        <w:tc>
          <w:tcPr>
            <w:tcW w:w="3234" w:type="dxa"/>
          </w:tcPr>
          <w:p w14:paraId="56CC4655" w14:textId="6F233B7F" w:rsidR="008C2249" w:rsidRDefault="008C2249" w:rsidP="008C2249">
            <w:pPr>
              <w:spacing w:line="240" w:lineRule="auto"/>
              <w:ind w:firstLine="0"/>
            </w:pPr>
            <w:r w:rsidRPr="008C2249">
              <w:t>Среднее. Отвечает за техническую эксплуатацию после внедрения.</w:t>
            </w:r>
          </w:p>
        </w:tc>
      </w:tr>
    </w:tbl>
    <w:p w14:paraId="34351CF1" w14:textId="77777777" w:rsidR="008C2249" w:rsidRPr="008C2249" w:rsidRDefault="008C2249" w:rsidP="008C2249">
      <w:pPr>
        <w:spacing w:line="240" w:lineRule="auto"/>
        <w:ind w:left="720" w:firstLine="720"/>
      </w:pPr>
    </w:p>
    <w:p w14:paraId="2D405AE2" w14:textId="0EC34C3C" w:rsidR="008C2249" w:rsidRPr="008C2249" w:rsidRDefault="008C2249" w:rsidP="004E7C47">
      <w:pPr>
        <w:numPr>
          <w:ilvl w:val="0"/>
          <w:numId w:val="43"/>
        </w:numPr>
        <w:tabs>
          <w:tab w:val="clear" w:pos="720"/>
          <w:tab w:val="num" w:pos="709"/>
        </w:tabs>
        <w:ind w:hanging="11"/>
        <w:rPr>
          <w:b/>
          <w:bCs/>
        </w:rPr>
      </w:pPr>
      <w:r w:rsidRPr="008C2249">
        <w:rPr>
          <w:b/>
          <w:bCs/>
        </w:rPr>
        <w:t>Границы проекта (Project Scope)</w:t>
      </w:r>
    </w:p>
    <w:p w14:paraId="18EB605A" w14:textId="0861F6BD" w:rsidR="008C2249" w:rsidRPr="008C2249" w:rsidRDefault="008C2249" w:rsidP="004E7C47">
      <w:pPr>
        <w:tabs>
          <w:tab w:val="num" w:pos="709"/>
        </w:tabs>
      </w:pPr>
      <w:r w:rsidRPr="008C2249">
        <w:rPr>
          <w:b/>
          <w:bCs/>
        </w:rPr>
        <w:t>Входит в проект</w:t>
      </w:r>
      <w:r>
        <w:rPr>
          <w:b/>
          <w:bCs/>
          <w:lang w:val="en-US"/>
        </w:rPr>
        <w:t>:</w:t>
      </w:r>
    </w:p>
    <w:p w14:paraId="18DC24C7" w14:textId="34FCE44D" w:rsidR="008C2249" w:rsidRPr="008C2249" w:rsidRDefault="008C2249" w:rsidP="004E7C47">
      <w:pPr>
        <w:numPr>
          <w:ilvl w:val="0"/>
          <w:numId w:val="42"/>
        </w:numPr>
        <w:tabs>
          <w:tab w:val="clear" w:pos="720"/>
          <w:tab w:val="num" w:pos="709"/>
        </w:tabs>
        <w:ind w:firstLine="414"/>
      </w:pPr>
      <w:r w:rsidRPr="008C2249">
        <w:t>Разработка мультиплатформенного клиентского приложения с интерфейсами: </w:t>
      </w:r>
      <w:r w:rsidRPr="008C2249">
        <w:rPr>
          <w:b/>
          <w:bCs/>
        </w:rPr>
        <w:t>WEB</w:t>
      </w:r>
      <w:r w:rsidRPr="008C2249">
        <w:t> (основной портал), </w:t>
      </w:r>
      <w:r w:rsidRPr="008C2249">
        <w:rPr>
          <w:b/>
          <w:bCs/>
        </w:rPr>
        <w:t>MOB</w:t>
      </w:r>
      <w:r w:rsidRPr="008C2249">
        <w:t> </w:t>
      </w:r>
      <w:r w:rsidR="005850E9">
        <w:t xml:space="preserve">(мобильное приложение для </w:t>
      </w:r>
      <w:r w:rsidR="005850E9">
        <w:rPr>
          <w:lang w:val="en-US"/>
        </w:rPr>
        <w:t>Android</w:t>
      </w:r>
      <w:r w:rsidR="005850E9" w:rsidRPr="005850E9">
        <w:t xml:space="preserve">), </w:t>
      </w:r>
      <w:r w:rsidR="005850E9">
        <w:rPr>
          <w:lang w:val="en-US"/>
        </w:rPr>
        <w:t>DeskTop</w:t>
      </w:r>
      <w:r w:rsidR="005850E9" w:rsidRPr="005850E9">
        <w:t xml:space="preserve"> (</w:t>
      </w:r>
      <w:r w:rsidR="005850E9">
        <w:t xml:space="preserve">клиент для </w:t>
      </w:r>
      <w:r w:rsidR="005850E9">
        <w:rPr>
          <w:lang w:val="en-US"/>
        </w:rPr>
        <w:t>Windows</w:t>
      </w:r>
      <w:r w:rsidR="005850E9" w:rsidRPr="005850E9">
        <w:t>).</w:t>
      </w:r>
    </w:p>
    <w:p w14:paraId="507BB617" w14:textId="77777777" w:rsidR="008C2249" w:rsidRPr="008C2249" w:rsidRDefault="008C2249" w:rsidP="004E7C47">
      <w:pPr>
        <w:numPr>
          <w:ilvl w:val="0"/>
          <w:numId w:val="42"/>
        </w:numPr>
        <w:tabs>
          <w:tab w:val="clear" w:pos="720"/>
          <w:tab w:val="num" w:pos="709"/>
        </w:tabs>
        <w:ind w:firstLine="414"/>
      </w:pPr>
      <w:r w:rsidRPr="008C2249">
        <w:t>Реализация полного жизненного цикла заявки (тикета), как описано в IDEF0 A-1:</w:t>
      </w:r>
    </w:p>
    <w:p w14:paraId="35057B5B" w14:textId="77777777" w:rsidR="008C2249" w:rsidRPr="008C2249" w:rsidRDefault="008C2249" w:rsidP="004E7C47">
      <w:pPr>
        <w:numPr>
          <w:ilvl w:val="1"/>
          <w:numId w:val="42"/>
        </w:numPr>
        <w:tabs>
          <w:tab w:val="num" w:pos="709"/>
        </w:tabs>
        <w:ind w:firstLine="414"/>
      </w:pPr>
      <w:r w:rsidRPr="008C2249">
        <w:t>Функционал для пользователя: Создание, просмотр, отслеживание статуса своих заявок.</w:t>
      </w:r>
    </w:p>
    <w:p w14:paraId="2E5A1439" w14:textId="77777777" w:rsidR="008C2249" w:rsidRPr="008C2249" w:rsidRDefault="008C2249" w:rsidP="004E7C47">
      <w:pPr>
        <w:numPr>
          <w:ilvl w:val="1"/>
          <w:numId w:val="42"/>
        </w:numPr>
        <w:tabs>
          <w:tab w:val="num" w:pos="709"/>
        </w:tabs>
        <w:ind w:firstLine="414"/>
      </w:pPr>
      <w:r w:rsidRPr="008C2249">
        <w:t>Функционал для поддержки: Панель управления заявками, инструменты для классификации, диагностики, записи решений, закрытия.</w:t>
      </w:r>
    </w:p>
    <w:p w14:paraId="50C69118" w14:textId="77777777" w:rsidR="008C2249" w:rsidRPr="008C2249" w:rsidRDefault="008C2249" w:rsidP="004E7C47">
      <w:pPr>
        <w:numPr>
          <w:ilvl w:val="1"/>
          <w:numId w:val="42"/>
        </w:numPr>
        <w:tabs>
          <w:tab w:val="num" w:pos="709"/>
        </w:tabs>
        <w:ind w:firstLine="414"/>
      </w:pPr>
      <w:r w:rsidRPr="008C2249">
        <w:t>Функционал для руководителя: Дашборды, отчеты (включая "Аналитический отчет по работе IT-поддержки"), управление SLA.</w:t>
      </w:r>
    </w:p>
    <w:p w14:paraId="6CB91D02" w14:textId="77777777" w:rsidR="008C2249" w:rsidRPr="008C2249" w:rsidRDefault="008C2249" w:rsidP="004E7C47">
      <w:pPr>
        <w:numPr>
          <w:ilvl w:val="0"/>
          <w:numId w:val="42"/>
        </w:numPr>
        <w:tabs>
          <w:tab w:val="clear" w:pos="720"/>
          <w:tab w:val="num" w:pos="709"/>
        </w:tabs>
        <w:ind w:firstLine="414"/>
      </w:pPr>
      <w:r w:rsidRPr="008C2249">
        <w:t>Реализация системы ролей и прав доступа: Пользователь, Специалист IT-поддержки, Старший специалист, Системный администратор, Руководитель.</w:t>
      </w:r>
    </w:p>
    <w:p w14:paraId="149AC705" w14:textId="69AC611E" w:rsidR="008C2249" w:rsidRPr="008C2249" w:rsidRDefault="008C2249" w:rsidP="004E7C47">
      <w:pPr>
        <w:numPr>
          <w:ilvl w:val="0"/>
          <w:numId w:val="42"/>
        </w:numPr>
        <w:tabs>
          <w:tab w:val="clear" w:pos="720"/>
          <w:tab w:val="num" w:pos="709"/>
        </w:tabs>
        <w:ind w:firstLine="414"/>
      </w:pPr>
      <w:r w:rsidRPr="008C2249">
        <w:t>Механизмы уведомлений пользователей и исполнителей</w:t>
      </w:r>
      <w:r w:rsidR="006817CF" w:rsidRPr="00F5051E">
        <w:t>.</w:t>
      </w:r>
    </w:p>
    <w:p w14:paraId="10D1D6DF" w14:textId="77777777" w:rsidR="008C2249" w:rsidRPr="008C2249" w:rsidRDefault="008C2249" w:rsidP="004E7C47">
      <w:pPr>
        <w:numPr>
          <w:ilvl w:val="0"/>
          <w:numId w:val="42"/>
        </w:numPr>
        <w:tabs>
          <w:tab w:val="clear" w:pos="720"/>
          <w:tab w:val="num" w:pos="709"/>
        </w:tabs>
        <w:ind w:firstLine="414"/>
      </w:pPr>
      <w:r w:rsidRPr="008C2249">
        <w:t>Создание модуля базовой отчетности и визуализации данных по заявкам.</w:t>
      </w:r>
    </w:p>
    <w:p w14:paraId="5D2CEA7F" w14:textId="77777777" w:rsidR="008C2249" w:rsidRPr="008C2249" w:rsidRDefault="008C2249" w:rsidP="004E7C47">
      <w:pPr>
        <w:numPr>
          <w:ilvl w:val="0"/>
          <w:numId w:val="42"/>
        </w:numPr>
        <w:tabs>
          <w:tab w:val="clear" w:pos="720"/>
          <w:tab w:val="num" w:pos="709"/>
        </w:tabs>
        <w:ind w:firstLine="414"/>
      </w:pPr>
      <w:r w:rsidRPr="008C2249">
        <w:t>Внедрение, настройка и первичное обучение ключевых пользователей.</w:t>
      </w:r>
    </w:p>
    <w:p w14:paraId="1F2D00E6" w14:textId="6CB9C0C7" w:rsidR="008C2249" w:rsidRPr="006817CF" w:rsidRDefault="008C2249" w:rsidP="004E7C47">
      <w:pPr>
        <w:tabs>
          <w:tab w:val="num" w:pos="709"/>
        </w:tabs>
        <w:rPr>
          <w:lang w:val="en-US"/>
        </w:rPr>
      </w:pPr>
      <w:r w:rsidRPr="008C2249">
        <w:rPr>
          <w:b/>
          <w:bCs/>
        </w:rPr>
        <w:t>Не входит в проект</w:t>
      </w:r>
      <w:r w:rsidR="006817CF">
        <w:rPr>
          <w:b/>
          <w:bCs/>
          <w:lang w:val="en-US"/>
        </w:rPr>
        <w:t>:</w:t>
      </w:r>
    </w:p>
    <w:p w14:paraId="1C884D93" w14:textId="77777777" w:rsidR="008C2249" w:rsidRPr="008C2249" w:rsidRDefault="008C2249" w:rsidP="004E7C47">
      <w:pPr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rPr>
          <w:b/>
          <w:bCs/>
        </w:rPr>
        <w:t>Интеграция с внешними системами мониторинга</w:t>
      </w:r>
      <w:r w:rsidRPr="008C2249">
        <w:t> (Zabbix, PRTG), CRM или кадровыми системами (за рамками MVP).</w:t>
      </w:r>
    </w:p>
    <w:p w14:paraId="3414C7F6" w14:textId="77777777" w:rsidR="008C2249" w:rsidRPr="008C2249" w:rsidRDefault="008C2249" w:rsidP="004E7C47">
      <w:pPr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rPr>
          <w:b/>
          <w:bCs/>
        </w:rPr>
        <w:t>Развитая система Asset Management</w:t>
      </w:r>
      <w:r w:rsidRPr="008C2249">
        <w:t> (управление IT-активами с привязкой к заявкам).</w:t>
      </w:r>
    </w:p>
    <w:p w14:paraId="1C47EDC1" w14:textId="77777777" w:rsidR="008C2249" w:rsidRPr="008C2249" w:rsidRDefault="008C2249" w:rsidP="004E7C47">
      <w:pPr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rPr>
          <w:b/>
          <w:bCs/>
        </w:rPr>
        <w:t>Функционал, связанный с искусственным интеллектом (ИИ):</w:t>
      </w:r>
    </w:p>
    <w:p w14:paraId="0E78C03C" w14:textId="77777777" w:rsidR="008C2249" w:rsidRPr="008C2249" w:rsidRDefault="008C2249" w:rsidP="004E7C47">
      <w:pPr>
        <w:numPr>
          <w:ilvl w:val="1"/>
          <w:numId w:val="45"/>
        </w:numPr>
        <w:tabs>
          <w:tab w:val="num" w:pos="709"/>
        </w:tabs>
        <w:ind w:firstLine="414"/>
      </w:pPr>
      <w:r w:rsidRPr="008C2249">
        <w:rPr>
          <w:b/>
          <w:bCs/>
        </w:rPr>
        <w:lastRenderedPageBreak/>
        <w:t>Категорически исключено:</w:t>
      </w:r>
      <w:r w:rsidRPr="008C2249">
        <w:t> Автоматическая классификация заявок с помощью ML/NLP, чат-боты для первичной поддержки на основе ИИ, предиктивная аналитика на основе нейросетей для прогноза инцидентов.</w:t>
      </w:r>
    </w:p>
    <w:p w14:paraId="49737D56" w14:textId="77777777" w:rsidR="008C2249" w:rsidRPr="008C2249" w:rsidRDefault="008C2249" w:rsidP="004E7C47">
      <w:pPr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t>Создание открытого API для сторонних интеграций на первом этапе.</w:t>
      </w:r>
    </w:p>
    <w:p w14:paraId="6E9C2747" w14:textId="77777777" w:rsidR="008C2249" w:rsidRPr="008C2249" w:rsidRDefault="008C2249" w:rsidP="004E7C47">
      <w:pPr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t>Полноценная система Knowledge Base с общедоступными статьями и рейтингованием (реализуется только внутренняя база решенных тикетов для специалистов).</w:t>
      </w:r>
    </w:p>
    <w:p w14:paraId="779BC33A" w14:textId="77777777" w:rsidR="008C2249" w:rsidRPr="008C2249" w:rsidRDefault="008C2249" w:rsidP="004E7C47">
      <w:pPr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t>Многоязычная поддержка интерфейса.</w:t>
      </w:r>
    </w:p>
    <w:p w14:paraId="2D9D92C4" w14:textId="77777777" w:rsidR="008C2249" w:rsidRPr="008C2249" w:rsidRDefault="008C2249" w:rsidP="004E7C47">
      <w:pPr>
        <w:pStyle w:val="affd"/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t>Разработка сложных кастомных отчетов, не входящих в базовый набор.</w:t>
      </w:r>
    </w:p>
    <w:p w14:paraId="11142513" w14:textId="77777777" w:rsidR="008C2249" w:rsidRPr="008C2249" w:rsidRDefault="008C2249" w:rsidP="004E7C47">
      <w:pPr>
        <w:pStyle w:val="affd"/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t>Техническая поддержка и развитие системы </w:t>
      </w:r>
      <w:r w:rsidRPr="008C2249">
        <w:rPr>
          <w:b/>
          <w:bCs/>
        </w:rPr>
        <w:t>после</w:t>
      </w:r>
      <w:r w:rsidRPr="008C2249">
        <w:t> успешного запуска и передачи в эксплуатацию (оценивается отдельно).</w:t>
      </w:r>
    </w:p>
    <w:p w14:paraId="4CDF0266" w14:textId="3CB5F2D5" w:rsidR="008C2249" w:rsidRPr="008C2249" w:rsidRDefault="008C2249" w:rsidP="004E7C47">
      <w:pPr>
        <w:pStyle w:val="affd"/>
        <w:numPr>
          <w:ilvl w:val="0"/>
          <w:numId w:val="45"/>
        </w:numPr>
        <w:tabs>
          <w:tab w:val="clear" w:pos="720"/>
          <w:tab w:val="num" w:pos="709"/>
        </w:tabs>
        <w:ind w:firstLine="414"/>
      </w:pPr>
      <w:r w:rsidRPr="008C2249">
        <w:t>Данный документ является основой для дальнейшего планирования, проектирования и разработки платформы</w:t>
      </w:r>
      <w:ins w:id="27" w:author="Александр Бушуев" w:date="2026-01-29T23:31:00Z" w16du:dateUtc="2026-01-29T20:31:00Z">
        <w:r w:rsidRPr="008C2249">
          <w:t xml:space="preserve"> </w:t>
        </w:r>
      </w:ins>
      <w:r>
        <w:rPr>
          <w:lang w:val="en-US"/>
        </w:rPr>
        <w:t>TechSupport</w:t>
      </w:r>
      <w:r w:rsidRPr="008C2249">
        <w:t>.</w:t>
      </w:r>
    </w:p>
    <w:p w14:paraId="11E47FD4" w14:textId="77777777" w:rsidR="00D31389" w:rsidRPr="00D31389" w:rsidRDefault="00D31389" w:rsidP="00D31389"/>
    <w:p w14:paraId="7378FDC8" w14:textId="77777777" w:rsidR="0039012A" w:rsidRDefault="00000000">
      <w:pPr>
        <w:pStyle w:val="10"/>
      </w:pPr>
      <w:bookmarkStart w:id="28" w:name="_Toc241032270"/>
      <w:r>
        <w:lastRenderedPageBreak/>
        <w:t>модель нагрузки</w:t>
      </w:r>
      <w:bookmarkEnd w:id="28"/>
    </w:p>
    <w:p w14:paraId="03ACC697" w14:textId="77777777" w:rsidR="0039012A" w:rsidRDefault="00000000">
      <w:pPr>
        <w:pStyle w:val="21"/>
      </w:pPr>
      <w:r>
        <w:t>Описание профилей нагрузки</w:t>
      </w:r>
    </w:p>
    <w:p w14:paraId="164B4149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[Для теструемой системы необходимо определить:</w:t>
      </w:r>
    </w:p>
    <w:p w14:paraId="60144A5C" w14:textId="77777777" w:rsidR="0039012A" w:rsidRDefault="00000000">
      <w:pPr>
        <w:numPr>
          <w:ilvl w:val="0"/>
          <w:numId w:val="28"/>
        </w:num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 xml:space="preserve">профили нагрузки, </w:t>
      </w:r>
    </w:p>
    <w:p w14:paraId="05759826" w14:textId="77777777" w:rsidR="0039012A" w:rsidRDefault="00000000">
      <w:pPr>
        <w:numPr>
          <w:ilvl w:val="0"/>
          <w:numId w:val="28"/>
        </w:num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 xml:space="preserve">тестируемые операции, </w:t>
      </w:r>
    </w:p>
    <w:p w14:paraId="0B5A8C6D" w14:textId="77777777" w:rsidR="0039012A" w:rsidRDefault="00000000">
      <w:pPr>
        <w:numPr>
          <w:ilvl w:val="0"/>
          <w:numId w:val="28"/>
        </w:num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 xml:space="preserve">роли пользователей </w:t>
      </w:r>
    </w:p>
    <w:p w14:paraId="2BC9E1EE" w14:textId="77777777" w:rsidR="0039012A" w:rsidRDefault="00000000">
      <w:pPr>
        <w:numPr>
          <w:ilvl w:val="0"/>
          <w:numId w:val="28"/>
        </w:num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требуемую производительность для операций, входящих в профили</w:t>
      </w:r>
    </w:p>
    <w:p w14:paraId="7AED2101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А также возможные зависимости между выполняемыми операциями.</w:t>
      </w:r>
    </w:p>
    <w:p w14:paraId="76181062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Пример:</w:t>
      </w:r>
    </w:p>
    <w:p w14:paraId="14396488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 xml:space="preserve">Модель нагрузки состоит из </w:t>
      </w:r>
      <w:r>
        <w:rPr>
          <w:i/>
          <w:iCs/>
          <w:color w:val="0000FF"/>
          <w:highlight w:val="lightGray"/>
        </w:rPr>
        <w:t>&lt;</w:t>
      </w:r>
      <w:r>
        <w:rPr>
          <w:i/>
          <w:iCs/>
          <w:color w:val="0000FF"/>
          <w:highlight w:val="lightGray"/>
          <w:lang w:val="en-US"/>
        </w:rPr>
        <w:t>N</w:t>
      </w:r>
      <w:r>
        <w:rPr>
          <w:i/>
          <w:iCs/>
          <w:color w:val="0000FF"/>
          <w:highlight w:val="lightGray"/>
        </w:rPr>
        <w:t xml:space="preserve"> профилей нагрузки&gt;</w:t>
      </w:r>
      <w:r>
        <w:rPr>
          <w:i/>
          <w:iCs/>
          <w:color w:val="0000FF"/>
        </w:rPr>
        <w:t>, составленного на основе предоставленной статистики. Описание профиля нагрузки приводится в таблице 5.1</w:t>
      </w:r>
    </w:p>
    <w:p w14:paraId="78D282A7" w14:textId="77777777" w:rsidR="0039012A" w:rsidRDefault="0039012A">
      <w:pPr>
        <w:spacing w:line="240" w:lineRule="auto"/>
        <w:rPr>
          <w:i/>
          <w:iCs/>
          <w:color w:val="0000FF"/>
        </w:rPr>
      </w:pPr>
    </w:p>
    <w:p w14:paraId="3EEB4B49" w14:textId="77777777" w:rsidR="0039012A" w:rsidRDefault="00000000">
      <w:pPr>
        <w:spacing w:line="240" w:lineRule="auto"/>
        <w:ind w:firstLine="0"/>
        <w:rPr>
          <w:i/>
          <w:iCs/>
          <w:color w:val="0000FF"/>
        </w:rPr>
      </w:pPr>
      <w:r>
        <w:rPr>
          <w:i/>
          <w:iCs/>
          <w:color w:val="0000FF"/>
        </w:rPr>
        <w:t>Таблица 5.1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4681"/>
        <w:gridCol w:w="2268"/>
        <w:gridCol w:w="1807"/>
      </w:tblGrid>
      <w:tr w:rsidR="0039012A" w14:paraId="7424CA2F" w14:textId="77777777">
        <w:tc>
          <w:tcPr>
            <w:tcW w:w="530" w:type="dxa"/>
          </w:tcPr>
          <w:p w14:paraId="63B40ADB" w14:textId="77777777" w:rsidR="0039012A" w:rsidRDefault="0039012A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</w:p>
        </w:tc>
        <w:tc>
          <w:tcPr>
            <w:tcW w:w="4681" w:type="dxa"/>
            <w:tcBorders>
              <w:bottom w:val="single" w:sz="4" w:space="0" w:color="auto"/>
            </w:tcBorders>
          </w:tcPr>
          <w:p w14:paraId="0D115D83" w14:textId="77777777" w:rsidR="0039012A" w:rsidRDefault="00000000">
            <w:pPr>
              <w:spacing w:line="240" w:lineRule="auto"/>
              <w:ind w:firstLine="0"/>
              <w:rPr>
                <w:b/>
                <w:bCs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Название операции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E3D17EB" w14:textId="77777777" w:rsidR="0039012A" w:rsidRDefault="00000000">
            <w:pPr>
              <w:spacing w:line="240" w:lineRule="auto"/>
              <w:ind w:firstLine="0"/>
              <w:rPr>
                <w:b/>
                <w:bCs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Роль пользователя</w:t>
            </w:r>
          </w:p>
        </w:tc>
        <w:tc>
          <w:tcPr>
            <w:tcW w:w="1807" w:type="dxa"/>
            <w:tcBorders>
              <w:bottom w:val="single" w:sz="4" w:space="0" w:color="auto"/>
            </w:tcBorders>
          </w:tcPr>
          <w:p w14:paraId="38CB8E74" w14:textId="77777777" w:rsidR="0039012A" w:rsidRDefault="00000000">
            <w:pPr>
              <w:spacing w:line="240" w:lineRule="auto"/>
              <w:ind w:firstLine="0"/>
              <w:rPr>
                <w:b/>
                <w:bCs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Производи-тельность за время теста</w:t>
            </w:r>
            <w:r>
              <w:rPr>
                <w:rStyle w:val="afff6"/>
                <w:b/>
                <w:bCs/>
                <w:i/>
                <w:iCs/>
                <w:color w:val="0000FF"/>
              </w:rPr>
              <w:footnoteReference w:id="1"/>
            </w:r>
          </w:p>
        </w:tc>
      </w:tr>
      <w:tr w:rsidR="0039012A" w14:paraId="7E53E040" w14:textId="77777777">
        <w:tc>
          <w:tcPr>
            <w:tcW w:w="530" w:type="dxa"/>
          </w:tcPr>
          <w:p w14:paraId="426D694E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1</w:t>
            </w:r>
          </w:p>
        </w:tc>
        <w:tc>
          <w:tcPr>
            <w:tcW w:w="4681" w:type="dxa"/>
            <w:shd w:val="clear" w:color="auto" w:fill="FFFFFF"/>
          </w:tcPr>
          <w:p w14:paraId="7A6DB577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Операция 1</w:t>
            </w:r>
          </w:p>
        </w:tc>
        <w:tc>
          <w:tcPr>
            <w:tcW w:w="2268" w:type="dxa"/>
            <w:shd w:val="clear" w:color="auto" w:fill="FFFFFF"/>
          </w:tcPr>
          <w:p w14:paraId="5DD79828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исполнитель 1</w:t>
            </w:r>
          </w:p>
        </w:tc>
        <w:tc>
          <w:tcPr>
            <w:tcW w:w="1807" w:type="dxa"/>
            <w:shd w:val="clear" w:color="auto" w:fill="FFFFFF"/>
            <w:vAlign w:val="bottom"/>
          </w:tcPr>
          <w:p w14:paraId="32F50F2C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</w:tr>
      <w:tr w:rsidR="0039012A" w14:paraId="38B08925" w14:textId="77777777">
        <w:tc>
          <w:tcPr>
            <w:tcW w:w="530" w:type="dxa"/>
          </w:tcPr>
          <w:p w14:paraId="72CEEC36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2</w:t>
            </w:r>
          </w:p>
        </w:tc>
        <w:tc>
          <w:tcPr>
            <w:tcW w:w="4681" w:type="dxa"/>
            <w:shd w:val="clear" w:color="auto" w:fill="FFFFFF"/>
          </w:tcPr>
          <w:p w14:paraId="0748C24A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Операция 2</w:t>
            </w:r>
          </w:p>
        </w:tc>
        <w:tc>
          <w:tcPr>
            <w:tcW w:w="2268" w:type="dxa"/>
            <w:shd w:val="clear" w:color="auto" w:fill="FFFFFF"/>
          </w:tcPr>
          <w:p w14:paraId="0D524F4D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исполнитель 1</w:t>
            </w:r>
          </w:p>
        </w:tc>
        <w:tc>
          <w:tcPr>
            <w:tcW w:w="1807" w:type="dxa"/>
            <w:shd w:val="clear" w:color="auto" w:fill="FFFFFF"/>
            <w:vAlign w:val="bottom"/>
          </w:tcPr>
          <w:p w14:paraId="29B8FC37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</w:tr>
      <w:tr w:rsidR="0039012A" w14:paraId="0DB8CBBB" w14:textId="77777777">
        <w:tc>
          <w:tcPr>
            <w:tcW w:w="530" w:type="dxa"/>
          </w:tcPr>
          <w:p w14:paraId="678A2F00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3</w:t>
            </w:r>
          </w:p>
        </w:tc>
        <w:tc>
          <w:tcPr>
            <w:tcW w:w="4681" w:type="dxa"/>
            <w:shd w:val="clear" w:color="auto" w:fill="FFFFFF"/>
          </w:tcPr>
          <w:p w14:paraId="3B39F5AE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Операция 3</w:t>
            </w:r>
          </w:p>
        </w:tc>
        <w:tc>
          <w:tcPr>
            <w:tcW w:w="2268" w:type="dxa"/>
            <w:shd w:val="clear" w:color="auto" w:fill="FFFFFF"/>
          </w:tcPr>
          <w:p w14:paraId="3992F684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исполнитель 2</w:t>
            </w:r>
          </w:p>
        </w:tc>
        <w:tc>
          <w:tcPr>
            <w:tcW w:w="1807" w:type="dxa"/>
            <w:shd w:val="clear" w:color="auto" w:fill="FFFFFF"/>
            <w:vAlign w:val="bottom"/>
          </w:tcPr>
          <w:p w14:paraId="56080BC8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</w:tr>
      <w:tr w:rsidR="0039012A" w14:paraId="27DF0BC9" w14:textId="77777777">
        <w:tc>
          <w:tcPr>
            <w:tcW w:w="530" w:type="dxa"/>
          </w:tcPr>
          <w:p w14:paraId="056C70C5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  <w:lang w:val="en-US"/>
              </w:rPr>
            </w:pPr>
            <w:r>
              <w:rPr>
                <w:i/>
                <w:iCs/>
                <w:color w:val="0000FF"/>
                <w:lang w:val="en-US"/>
              </w:rPr>
              <w:t>...</w:t>
            </w:r>
          </w:p>
        </w:tc>
        <w:tc>
          <w:tcPr>
            <w:tcW w:w="4681" w:type="dxa"/>
            <w:shd w:val="clear" w:color="auto" w:fill="FFFFFF"/>
          </w:tcPr>
          <w:p w14:paraId="2C2EF302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  <w:lang w:val="en-US"/>
              </w:rPr>
            </w:pPr>
            <w:r>
              <w:rPr>
                <w:i/>
                <w:iCs/>
                <w:color w:val="0000FF"/>
                <w:lang w:val="en-US"/>
              </w:rPr>
              <w:t>...</w:t>
            </w:r>
          </w:p>
        </w:tc>
        <w:tc>
          <w:tcPr>
            <w:tcW w:w="2268" w:type="dxa"/>
            <w:shd w:val="clear" w:color="auto" w:fill="FFFFFF"/>
          </w:tcPr>
          <w:p w14:paraId="202D6B78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  <w:lang w:val="en-US"/>
              </w:rPr>
            </w:pPr>
            <w:r>
              <w:rPr>
                <w:i/>
                <w:iCs/>
                <w:color w:val="0000FF"/>
                <w:lang w:val="en-US"/>
              </w:rPr>
              <w:t>...</w:t>
            </w:r>
          </w:p>
        </w:tc>
        <w:tc>
          <w:tcPr>
            <w:tcW w:w="1807" w:type="dxa"/>
            <w:shd w:val="clear" w:color="auto" w:fill="FFFFFF"/>
            <w:vAlign w:val="bottom"/>
          </w:tcPr>
          <w:p w14:paraId="0980A8F9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...</w:t>
            </w:r>
          </w:p>
        </w:tc>
      </w:tr>
      <w:tr w:rsidR="0039012A" w14:paraId="4E42FF74" w14:textId="77777777">
        <w:tc>
          <w:tcPr>
            <w:tcW w:w="530" w:type="dxa"/>
          </w:tcPr>
          <w:p w14:paraId="32D3E1C1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  <w:lang w:val="en-US"/>
              </w:rPr>
            </w:pPr>
            <w:r>
              <w:rPr>
                <w:i/>
                <w:iCs/>
                <w:color w:val="0000FF"/>
                <w:lang w:val="en-US"/>
              </w:rPr>
              <w:t>N</w:t>
            </w:r>
          </w:p>
        </w:tc>
        <w:tc>
          <w:tcPr>
            <w:tcW w:w="4681" w:type="dxa"/>
            <w:shd w:val="clear" w:color="auto" w:fill="FFFFFF"/>
          </w:tcPr>
          <w:p w14:paraId="05888AC0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 xml:space="preserve">Операция </w:t>
            </w:r>
            <w:r>
              <w:rPr>
                <w:i/>
                <w:iCs/>
                <w:color w:val="0000FF"/>
                <w:lang w:val="en-US"/>
              </w:rPr>
              <w:t>N</w:t>
            </w:r>
          </w:p>
        </w:tc>
        <w:tc>
          <w:tcPr>
            <w:tcW w:w="2268" w:type="dxa"/>
            <w:shd w:val="clear" w:color="auto" w:fill="FFFFFF"/>
          </w:tcPr>
          <w:p w14:paraId="623F8EDC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  <w:lang w:val="en-US"/>
              </w:rPr>
            </w:pPr>
            <w:r>
              <w:rPr>
                <w:i/>
                <w:iCs/>
                <w:color w:val="0000FF"/>
              </w:rPr>
              <w:t xml:space="preserve">исполнитель </w:t>
            </w:r>
            <w:r>
              <w:rPr>
                <w:i/>
                <w:iCs/>
                <w:color w:val="0000FF"/>
                <w:lang w:val="en-US"/>
              </w:rPr>
              <w:t>N</w:t>
            </w:r>
          </w:p>
        </w:tc>
        <w:tc>
          <w:tcPr>
            <w:tcW w:w="1807" w:type="dxa"/>
            <w:shd w:val="clear" w:color="auto" w:fill="FFFFFF"/>
            <w:vAlign w:val="bottom"/>
          </w:tcPr>
          <w:p w14:paraId="3B588715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</w:tr>
    </w:tbl>
    <w:p w14:paraId="7B4EE246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 xml:space="preserve"> </w:t>
      </w:r>
    </w:p>
    <w:p w14:paraId="1C4B8F2B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 xml:space="preserve">Каждая из операций приложения будет моделироваться отдельным нагрузочным скриптом, который, соответственно, будет выполняться отдельной группой виртуальных пользователей. Поскольку все группы пользователей будут работать независимо друг от друга,  следовательно и все операции будут выполняться в течение теста одновременно и также независимо друг от друга. Для всех групп виртуальных пользователей будет использоваться  </w:t>
      </w:r>
      <w:r>
        <w:rPr>
          <w:i/>
          <w:iCs/>
          <w:color w:val="0000FF"/>
          <w:lang w:val="en-US"/>
        </w:rPr>
        <w:t>N</w:t>
      </w:r>
      <w:r>
        <w:rPr>
          <w:i/>
          <w:iCs/>
          <w:color w:val="0000FF"/>
        </w:rPr>
        <w:t xml:space="preserve"> ролей (</w:t>
      </w:r>
      <w:r>
        <w:rPr>
          <w:i/>
          <w:iCs/>
          <w:color w:val="0000FF"/>
          <w:highlight w:val="lightGray"/>
        </w:rPr>
        <w:t xml:space="preserve">&lt;исполнитель 1, исполнитель </w:t>
      </w:r>
      <w:r>
        <w:rPr>
          <w:i/>
          <w:iCs/>
          <w:color w:val="0000FF"/>
          <w:highlight w:val="lightGray"/>
          <w:lang w:val="en-US"/>
        </w:rPr>
        <w:t>N</w:t>
      </w:r>
      <w:r>
        <w:rPr>
          <w:i/>
          <w:iCs/>
          <w:color w:val="0000FF"/>
          <w:highlight w:val="lightGray"/>
        </w:rPr>
        <w:t>, Тестируемый Проект&gt;).</w:t>
      </w:r>
      <w:r>
        <w:rPr>
          <w:i/>
          <w:iCs/>
          <w:color w:val="0000FF"/>
        </w:rPr>
        <w:t xml:space="preserve"> Для данной модели нагрузки принимаем, что интенсивность выполнения операций в течение теста не меняется, то есть производительность операций равномерно распределена по тесту. ] </w:t>
      </w:r>
    </w:p>
    <w:p w14:paraId="19C0224A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br w:type="page"/>
      </w:r>
    </w:p>
    <w:p w14:paraId="7AF0372A" w14:textId="77777777" w:rsidR="0039012A" w:rsidRDefault="00000000">
      <w:pPr>
        <w:pStyle w:val="21"/>
      </w:pPr>
      <w:r>
        <w:lastRenderedPageBreak/>
        <w:t>Расчет базовой нагрузочной точки</w:t>
      </w:r>
    </w:p>
    <w:p w14:paraId="6C812EA1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[Проведите расчет базовой нагрузки, для этого определите:</w:t>
      </w:r>
    </w:p>
    <w:p w14:paraId="32E6D7BE" w14:textId="77777777" w:rsidR="0039012A" w:rsidRDefault="00000000">
      <w:pPr>
        <w:numPr>
          <w:ilvl w:val="0"/>
          <w:numId w:val="29"/>
        </w:numPr>
        <w:tabs>
          <w:tab w:val="clear" w:pos="720"/>
          <w:tab w:val="left" w:pos="1276"/>
        </w:tabs>
        <w:spacing w:line="240" w:lineRule="auto"/>
        <w:ind w:left="1276"/>
        <w:rPr>
          <w:i/>
          <w:iCs/>
          <w:color w:val="0000FF"/>
        </w:rPr>
      </w:pPr>
      <w:r>
        <w:rPr>
          <w:i/>
          <w:iCs/>
          <w:color w:val="0000FF"/>
        </w:rPr>
        <w:t>группы виртуальных пользователей</w:t>
      </w:r>
    </w:p>
    <w:p w14:paraId="5CEF543C" w14:textId="77777777" w:rsidR="0039012A" w:rsidRDefault="00000000">
      <w:pPr>
        <w:numPr>
          <w:ilvl w:val="0"/>
          <w:numId w:val="29"/>
        </w:numPr>
        <w:tabs>
          <w:tab w:val="clear" w:pos="720"/>
          <w:tab w:val="num" w:pos="1276"/>
        </w:tabs>
        <w:spacing w:line="240" w:lineRule="auto"/>
        <w:ind w:left="1276"/>
        <w:rPr>
          <w:i/>
          <w:iCs/>
          <w:color w:val="0000FF"/>
        </w:rPr>
      </w:pPr>
      <w:r>
        <w:rPr>
          <w:i/>
          <w:iCs/>
          <w:color w:val="0000FF"/>
        </w:rPr>
        <w:t xml:space="preserve">интенсивность выполнения операций  </w:t>
      </w:r>
    </w:p>
    <w:p w14:paraId="647F752F" w14:textId="77777777" w:rsidR="0039012A" w:rsidRDefault="00000000">
      <w:pPr>
        <w:spacing w:line="240" w:lineRule="auto"/>
        <w:ind w:firstLine="0"/>
        <w:rPr>
          <w:i/>
          <w:iCs/>
          <w:color w:val="0000FF"/>
        </w:rPr>
      </w:pPr>
      <w:r>
        <w:rPr>
          <w:i/>
          <w:iCs/>
          <w:color w:val="0000FF"/>
        </w:rPr>
        <w:t>Пример:</w:t>
      </w:r>
    </w:p>
    <w:p w14:paraId="08BF81CA" w14:textId="77777777" w:rsidR="0039012A" w:rsidRDefault="00000000">
      <w:pPr>
        <w:spacing w:line="240" w:lineRule="auto"/>
        <w:ind w:firstLine="0"/>
        <w:rPr>
          <w:i/>
          <w:iCs/>
          <w:color w:val="0000FF"/>
        </w:rPr>
      </w:pPr>
      <w:r>
        <w:rPr>
          <w:i/>
          <w:iCs/>
          <w:color w:val="0000FF"/>
        </w:rPr>
        <w:t>Таблица 5.1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4"/>
        <w:gridCol w:w="4272"/>
        <w:gridCol w:w="1023"/>
        <w:gridCol w:w="1023"/>
        <w:gridCol w:w="1906"/>
      </w:tblGrid>
      <w:tr w:rsidR="0039012A" w14:paraId="690A5FD5" w14:textId="77777777">
        <w:tc>
          <w:tcPr>
            <w:tcW w:w="1144" w:type="dxa"/>
          </w:tcPr>
          <w:p w14:paraId="35E2E392" w14:textId="77777777" w:rsidR="0039012A" w:rsidRDefault="00000000">
            <w:pPr>
              <w:spacing w:line="240" w:lineRule="auto"/>
              <w:rPr>
                <w:b/>
                <w:bCs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N</w:t>
            </w:r>
          </w:p>
        </w:tc>
        <w:tc>
          <w:tcPr>
            <w:tcW w:w="4272" w:type="dxa"/>
            <w:tcBorders>
              <w:bottom w:val="single" w:sz="4" w:space="0" w:color="auto"/>
            </w:tcBorders>
          </w:tcPr>
          <w:p w14:paraId="5C4132ED" w14:textId="77777777" w:rsidR="0039012A" w:rsidRDefault="00000000">
            <w:pPr>
              <w:spacing w:line="240" w:lineRule="auto"/>
              <w:rPr>
                <w:b/>
                <w:bCs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Название операции</w:t>
            </w:r>
          </w:p>
        </w:tc>
        <w:tc>
          <w:tcPr>
            <w:tcW w:w="1964" w:type="dxa"/>
            <w:gridSpan w:val="2"/>
            <w:tcBorders>
              <w:bottom w:val="single" w:sz="4" w:space="0" w:color="auto"/>
            </w:tcBorders>
          </w:tcPr>
          <w:p w14:paraId="4C4B9499" w14:textId="77777777" w:rsidR="0039012A" w:rsidRDefault="00000000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Интенсивность</w:t>
            </w:r>
            <w:r>
              <w:rPr>
                <w:rStyle w:val="afff6"/>
                <w:b/>
                <w:bCs/>
                <w:i/>
                <w:iCs/>
                <w:color w:val="0000FF"/>
              </w:rPr>
              <w:footnoteReference w:id="2"/>
            </w:r>
            <w:r>
              <w:rPr>
                <w:b/>
                <w:bCs/>
                <w:i/>
                <w:iCs/>
                <w:color w:val="0000FF"/>
              </w:rPr>
              <w:t xml:space="preserve"> выполнения операций каждым вирт. пользова-телем в сек. и мин.</w:t>
            </w:r>
          </w:p>
        </w:tc>
        <w:tc>
          <w:tcPr>
            <w:tcW w:w="1906" w:type="dxa"/>
            <w:tcBorders>
              <w:bottom w:val="single" w:sz="4" w:space="0" w:color="auto"/>
            </w:tcBorders>
          </w:tcPr>
          <w:p w14:paraId="0A909E02" w14:textId="77777777" w:rsidR="0039012A" w:rsidRDefault="00000000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Количество виртуальных пользователей в группе</w:t>
            </w:r>
          </w:p>
        </w:tc>
      </w:tr>
      <w:tr w:rsidR="0039012A" w14:paraId="0C017633" w14:textId="77777777">
        <w:tc>
          <w:tcPr>
            <w:tcW w:w="1144" w:type="dxa"/>
          </w:tcPr>
          <w:p w14:paraId="4E0B558E" w14:textId="77777777" w:rsidR="0039012A" w:rsidRDefault="00000000">
            <w:pPr>
              <w:spacing w:line="240" w:lineRule="auto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  <w:lang w:val="en-US"/>
              </w:rPr>
              <w:t>1</w:t>
            </w:r>
          </w:p>
        </w:tc>
        <w:tc>
          <w:tcPr>
            <w:tcW w:w="4272" w:type="dxa"/>
            <w:shd w:val="clear" w:color="auto" w:fill="FFFFFF"/>
          </w:tcPr>
          <w:p w14:paraId="23DE06FF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Операция 1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17BF3962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1E0928CA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6" w:type="dxa"/>
            <w:shd w:val="clear" w:color="auto" w:fill="FFFFFF"/>
            <w:vAlign w:val="bottom"/>
          </w:tcPr>
          <w:p w14:paraId="606E8C19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n</w:t>
            </w:r>
          </w:p>
        </w:tc>
      </w:tr>
      <w:tr w:rsidR="0039012A" w14:paraId="03ABC223" w14:textId="77777777">
        <w:tc>
          <w:tcPr>
            <w:tcW w:w="1144" w:type="dxa"/>
          </w:tcPr>
          <w:p w14:paraId="2F203136" w14:textId="77777777" w:rsidR="0039012A" w:rsidRDefault="00000000">
            <w:pPr>
              <w:spacing w:line="240" w:lineRule="auto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  <w:lang w:val="en-US"/>
              </w:rPr>
              <w:t>2</w:t>
            </w:r>
          </w:p>
        </w:tc>
        <w:tc>
          <w:tcPr>
            <w:tcW w:w="4272" w:type="dxa"/>
            <w:shd w:val="clear" w:color="auto" w:fill="FFFFFF"/>
          </w:tcPr>
          <w:p w14:paraId="010C9E51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Операция 2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5C2237A8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27BE04A5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6" w:type="dxa"/>
            <w:shd w:val="clear" w:color="auto" w:fill="FFFFFF"/>
            <w:vAlign w:val="bottom"/>
          </w:tcPr>
          <w:p w14:paraId="3FC5005D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m</w:t>
            </w:r>
          </w:p>
        </w:tc>
      </w:tr>
      <w:tr w:rsidR="0039012A" w14:paraId="4ABD10A1" w14:textId="77777777">
        <w:tc>
          <w:tcPr>
            <w:tcW w:w="1144" w:type="dxa"/>
          </w:tcPr>
          <w:p w14:paraId="6F435DBA" w14:textId="77777777" w:rsidR="0039012A" w:rsidRDefault="00000000">
            <w:pPr>
              <w:spacing w:line="240" w:lineRule="auto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  <w:lang w:val="en-US"/>
              </w:rPr>
              <w:t>3</w:t>
            </w:r>
          </w:p>
        </w:tc>
        <w:tc>
          <w:tcPr>
            <w:tcW w:w="4272" w:type="dxa"/>
            <w:shd w:val="clear" w:color="auto" w:fill="FFFFFF"/>
          </w:tcPr>
          <w:p w14:paraId="066F9E70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Операция 3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031DD787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2AE2094C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6" w:type="dxa"/>
            <w:shd w:val="clear" w:color="auto" w:fill="FFFFFF"/>
            <w:vAlign w:val="bottom"/>
          </w:tcPr>
          <w:p w14:paraId="3C8B6561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l</w:t>
            </w:r>
          </w:p>
        </w:tc>
      </w:tr>
      <w:tr w:rsidR="0039012A" w14:paraId="5943B718" w14:textId="77777777">
        <w:tc>
          <w:tcPr>
            <w:tcW w:w="1144" w:type="dxa"/>
          </w:tcPr>
          <w:p w14:paraId="5233DAE3" w14:textId="77777777" w:rsidR="0039012A" w:rsidRDefault="00000000">
            <w:pPr>
              <w:spacing w:line="240" w:lineRule="auto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  <w:lang w:val="en-US"/>
              </w:rPr>
              <w:t>...</w:t>
            </w:r>
          </w:p>
        </w:tc>
        <w:tc>
          <w:tcPr>
            <w:tcW w:w="4272" w:type="dxa"/>
            <w:shd w:val="clear" w:color="auto" w:fill="FFFFFF"/>
          </w:tcPr>
          <w:p w14:paraId="2A610D9C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  <w:lang w:val="en-US"/>
              </w:rPr>
            </w:pPr>
            <w:r>
              <w:rPr>
                <w:i/>
                <w:iCs/>
                <w:color w:val="0000FF"/>
                <w:lang w:val="en-US"/>
              </w:rPr>
              <w:t>...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6853D6A9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...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735F0C0D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...</w:t>
            </w:r>
          </w:p>
        </w:tc>
        <w:tc>
          <w:tcPr>
            <w:tcW w:w="1906" w:type="dxa"/>
            <w:shd w:val="clear" w:color="auto" w:fill="FFFFFF"/>
            <w:vAlign w:val="bottom"/>
          </w:tcPr>
          <w:p w14:paraId="205E35D4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...</w:t>
            </w:r>
          </w:p>
        </w:tc>
      </w:tr>
      <w:tr w:rsidR="0039012A" w14:paraId="4E04809B" w14:textId="77777777">
        <w:tc>
          <w:tcPr>
            <w:tcW w:w="1144" w:type="dxa"/>
          </w:tcPr>
          <w:p w14:paraId="15D3EC96" w14:textId="77777777" w:rsidR="0039012A" w:rsidRDefault="00000000">
            <w:pPr>
              <w:spacing w:line="240" w:lineRule="auto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  <w:lang w:val="en-US"/>
              </w:rPr>
              <w:t>N</w:t>
            </w:r>
          </w:p>
        </w:tc>
        <w:tc>
          <w:tcPr>
            <w:tcW w:w="4272" w:type="dxa"/>
            <w:shd w:val="clear" w:color="auto" w:fill="FFFFFF"/>
          </w:tcPr>
          <w:p w14:paraId="7E27FA4C" w14:textId="77777777" w:rsidR="0039012A" w:rsidRDefault="00000000">
            <w:pPr>
              <w:spacing w:line="240" w:lineRule="auto"/>
              <w:ind w:firstLine="0"/>
              <w:rPr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 xml:space="preserve">Операция </w:t>
            </w:r>
            <w:r>
              <w:rPr>
                <w:i/>
                <w:iCs/>
                <w:color w:val="0000FF"/>
                <w:lang w:val="en-US"/>
              </w:rPr>
              <w:t>N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5EBA4492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  <w:tc>
          <w:tcPr>
            <w:tcW w:w="982" w:type="dxa"/>
            <w:shd w:val="clear" w:color="auto" w:fill="FFFFFF"/>
            <w:vAlign w:val="bottom"/>
          </w:tcPr>
          <w:p w14:paraId="2AE584C2" w14:textId="77777777" w:rsidR="0039012A" w:rsidRDefault="00000000">
            <w:pPr>
              <w:ind w:firstLine="0"/>
              <w:rPr>
                <w:rFonts w:ascii="Calibri" w:hAnsi="Calibri"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6" w:type="dxa"/>
            <w:shd w:val="clear" w:color="auto" w:fill="FFFFFF"/>
            <w:vAlign w:val="bottom"/>
          </w:tcPr>
          <w:p w14:paraId="4222D9A6" w14:textId="77777777" w:rsidR="0039012A" w:rsidRDefault="00000000">
            <w:pPr>
              <w:jc w:val="right"/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z</w:t>
            </w:r>
          </w:p>
        </w:tc>
      </w:tr>
    </w:tbl>
    <w:p w14:paraId="1DC6A934" w14:textId="77777777" w:rsidR="0039012A" w:rsidRDefault="0039012A">
      <w:pPr>
        <w:spacing w:line="240" w:lineRule="auto"/>
        <w:rPr>
          <w:i/>
          <w:iCs/>
          <w:color w:val="0000FF"/>
        </w:rPr>
      </w:pPr>
    </w:p>
    <w:p w14:paraId="69560322" w14:textId="77777777" w:rsidR="0039012A" w:rsidRDefault="00000000">
      <w:pPr>
        <w:spacing w:line="240" w:lineRule="auto"/>
      </w:pPr>
      <w:r>
        <w:rPr>
          <w:i/>
          <w:iCs/>
          <w:color w:val="0000FF"/>
        </w:rPr>
        <w:t>Исходя из таблицы 5.1, производится расчет основной или базовой нагрузочной точки. Для нагрузочной точки уже необходимо задать количество виртуальных пользователей в группе, выполняющей ту или иную операцию, и рассчитать интенсивность выполнения операций. Количество пользователей задается, исходя из разумных соображений, или зная точные цифры о том, сколько пользователей выполняют ту или иную операцию. ]</w:t>
      </w:r>
    </w:p>
    <w:p w14:paraId="23C327FD" w14:textId="77777777" w:rsidR="0039012A" w:rsidRDefault="00000000">
      <w:pPr>
        <w:pStyle w:val="10"/>
      </w:pPr>
      <w:bookmarkStart w:id="29" w:name="_Toc151891752"/>
      <w:bookmarkStart w:id="30" w:name="_Toc151892001"/>
      <w:bookmarkStart w:id="31" w:name="_Toc151899093"/>
      <w:bookmarkStart w:id="32" w:name="_Toc151949860"/>
      <w:bookmarkStart w:id="33" w:name="_Toc151970897"/>
      <w:bookmarkStart w:id="34" w:name="_Toc241032271"/>
      <w:bookmarkEnd w:id="29"/>
      <w:bookmarkEnd w:id="30"/>
      <w:bookmarkEnd w:id="31"/>
      <w:bookmarkEnd w:id="32"/>
      <w:bookmarkEnd w:id="33"/>
      <w:r>
        <w:lastRenderedPageBreak/>
        <w:t>Описание стратегии тестирования</w:t>
      </w:r>
      <w:bookmarkEnd w:id="34"/>
    </w:p>
    <w:p w14:paraId="10E1D953" w14:textId="77777777" w:rsidR="0039012A" w:rsidRDefault="00000000">
      <w:pPr>
        <w:spacing w:line="240" w:lineRule="auto"/>
        <w:ind w:firstLine="0"/>
        <w:rPr>
          <w:i/>
          <w:iCs/>
          <w:color w:val="0000FF"/>
        </w:rPr>
      </w:pPr>
      <w:r>
        <w:rPr>
          <w:i/>
          <w:iCs/>
          <w:color w:val="0000FF"/>
        </w:rPr>
        <w:t>[Краткое описание стратегии тестирования, видов тестирования, нагрузочных  точек  сценариев, которые будут применены к тестируемому проекту. Дополнительные нагрузочные точки рассчитаются на основе базовой нагрузочной точки п.5.2]</w:t>
      </w:r>
    </w:p>
    <w:p w14:paraId="435AF269" w14:textId="77777777" w:rsidR="0039012A" w:rsidRDefault="0039012A">
      <w:pPr>
        <w:spacing w:line="240" w:lineRule="auto"/>
      </w:pPr>
    </w:p>
    <w:p w14:paraId="131274E6" w14:textId="77777777" w:rsidR="0039012A" w:rsidRDefault="0039012A">
      <w:pPr>
        <w:spacing w:line="240" w:lineRule="auto"/>
      </w:pPr>
    </w:p>
    <w:p w14:paraId="461B4B5C" w14:textId="77777777" w:rsidR="0039012A" w:rsidRDefault="00000000">
      <w:pPr>
        <w:spacing w:line="240" w:lineRule="auto"/>
        <w:ind w:firstLine="0"/>
      </w:pPr>
      <w:r>
        <w:t xml:space="preserve">Таблица 6.1 </w:t>
      </w:r>
      <w:r>
        <w:tab/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Нагрузочная точка 1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4"/>
        <w:gridCol w:w="4284"/>
        <w:gridCol w:w="976"/>
        <w:gridCol w:w="975"/>
        <w:gridCol w:w="1907"/>
      </w:tblGrid>
      <w:tr w:rsidR="0039012A" w14:paraId="368B3125" w14:textId="77777777">
        <w:tc>
          <w:tcPr>
            <w:tcW w:w="1144" w:type="dxa"/>
          </w:tcPr>
          <w:p w14:paraId="2026DDEB" w14:textId="77777777" w:rsidR="0039012A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4284" w:type="dxa"/>
            <w:tcBorders>
              <w:bottom w:val="single" w:sz="4" w:space="0" w:color="auto"/>
            </w:tcBorders>
          </w:tcPr>
          <w:p w14:paraId="0E1C3D84" w14:textId="77777777" w:rsidR="0039012A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Название операции</w:t>
            </w:r>
          </w:p>
        </w:tc>
        <w:tc>
          <w:tcPr>
            <w:tcW w:w="1951" w:type="dxa"/>
            <w:gridSpan w:val="2"/>
            <w:tcBorders>
              <w:bottom w:val="single" w:sz="4" w:space="0" w:color="auto"/>
            </w:tcBorders>
          </w:tcPr>
          <w:p w14:paraId="6C70ACD2" w14:textId="77777777" w:rsidR="0039012A" w:rsidRDefault="00000000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Интенсивность выполнения операций каждым вирт. пользова-телем в сек. и мин.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39A2D326" w14:textId="77777777" w:rsidR="0039012A" w:rsidRDefault="00000000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виртуальных пользователей в группе</w:t>
            </w:r>
          </w:p>
        </w:tc>
      </w:tr>
      <w:tr w:rsidR="0039012A" w14:paraId="46AB0745" w14:textId="77777777">
        <w:tc>
          <w:tcPr>
            <w:tcW w:w="1144" w:type="dxa"/>
          </w:tcPr>
          <w:p w14:paraId="14E93834" w14:textId="77777777" w:rsidR="0039012A" w:rsidRDefault="00000000">
            <w:pPr>
              <w:spacing w:line="240" w:lineRule="auto"/>
            </w:pPr>
            <w:r>
              <w:rPr>
                <w:lang w:val="en-US"/>
              </w:rPr>
              <w:t>1</w:t>
            </w:r>
          </w:p>
        </w:tc>
        <w:tc>
          <w:tcPr>
            <w:tcW w:w="4284" w:type="dxa"/>
            <w:shd w:val="clear" w:color="auto" w:fill="FFFFFF"/>
          </w:tcPr>
          <w:p w14:paraId="521DDB9C" w14:textId="77777777" w:rsidR="0039012A" w:rsidRDefault="00000000">
            <w:pPr>
              <w:spacing w:line="240" w:lineRule="auto"/>
              <w:ind w:firstLine="0"/>
            </w:pPr>
            <w:r>
              <w:t>Операция 1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5E7EDCC4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43E83706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3E93C9A1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q</w:t>
            </w:r>
          </w:p>
        </w:tc>
      </w:tr>
      <w:tr w:rsidR="0039012A" w14:paraId="0F35C7D3" w14:textId="77777777">
        <w:tc>
          <w:tcPr>
            <w:tcW w:w="1144" w:type="dxa"/>
          </w:tcPr>
          <w:p w14:paraId="2A42BD7B" w14:textId="77777777" w:rsidR="0039012A" w:rsidRDefault="00000000">
            <w:pPr>
              <w:spacing w:line="240" w:lineRule="auto"/>
            </w:pPr>
            <w:r>
              <w:rPr>
                <w:lang w:val="en-US"/>
              </w:rPr>
              <w:t>2</w:t>
            </w:r>
          </w:p>
        </w:tc>
        <w:tc>
          <w:tcPr>
            <w:tcW w:w="4284" w:type="dxa"/>
            <w:shd w:val="clear" w:color="auto" w:fill="FFFFFF"/>
          </w:tcPr>
          <w:p w14:paraId="5D6BE23C" w14:textId="77777777" w:rsidR="0039012A" w:rsidRDefault="00000000">
            <w:pPr>
              <w:spacing w:line="240" w:lineRule="auto"/>
              <w:ind w:firstLine="0"/>
            </w:pPr>
            <w:r>
              <w:t>Операция 2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0ED30DBD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51C2BB64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369BB9DB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w</w:t>
            </w:r>
          </w:p>
        </w:tc>
      </w:tr>
      <w:tr w:rsidR="0039012A" w14:paraId="18D09F8C" w14:textId="77777777">
        <w:tc>
          <w:tcPr>
            <w:tcW w:w="1144" w:type="dxa"/>
          </w:tcPr>
          <w:p w14:paraId="1D3FA526" w14:textId="77777777" w:rsidR="0039012A" w:rsidRDefault="00000000">
            <w:pPr>
              <w:spacing w:line="240" w:lineRule="auto"/>
            </w:pPr>
            <w:r>
              <w:rPr>
                <w:lang w:val="en-US"/>
              </w:rPr>
              <w:t>3</w:t>
            </w:r>
          </w:p>
        </w:tc>
        <w:tc>
          <w:tcPr>
            <w:tcW w:w="4284" w:type="dxa"/>
            <w:shd w:val="clear" w:color="auto" w:fill="FFFFFF"/>
          </w:tcPr>
          <w:p w14:paraId="2DAF5ED3" w14:textId="77777777" w:rsidR="0039012A" w:rsidRDefault="00000000">
            <w:pPr>
              <w:spacing w:line="240" w:lineRule="auto"/>
              <w:ind w:firstLine="0"/>
            </w:pPr>
            <w:r>
              <w:t>Операция 3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3BD58B16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0A459AF2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2B55E220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</w:t>
            </w:r>
          </w:p>
        </w:tc>
      </w:tr>
      <w:tr w:rsidR="0039012A" w14:paraId="3011A912" w14:textId="77777777">
        <w:tc>
          <w:tcPr>
            <w:tcW w:w="1144" w:type="dxa"/>
          </w:tcPr>
          <w:p w14:paraId="168580FF" w14:textId="77777777" w:rsidR="0039012A" w:rsidRDefault="00000000">
            <w:pPr>
              <w:spacing w:line="240" w:lineRule="auto"/>
            </w:pPr>
            <w:r>
              <w:rPr>
                <w:lang w:val="en-US"/>
              </w:rPr>
              <w:t>...</w:t>
            </w:r>
          </w:p>
        </w:tc>
        <w:tc>
          <w:tcPr>
            <w:tcW w:w="4284" w:type="dxa"/>
            <w:shd w:val="clear" w:color="auto" w:fill="FFFFFF"/>
          </w:tcPr>
          <w:p w14:paraId="1AB286E3" w14:textId="77777777" w:rsidR="0039012A" w:rsidRDefault="00000000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4DED7A8C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...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2A831CA9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...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02EF4408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...</w:t>
            </w:r>
          </w:p>
        </w:tc>
      </w:tr>
      <w:tr w:rsidR="0039012A" w14:paraId="26AA2073" w14:textId="77777777">
        <w:tc>
          <w:tcPr>
            <w:tcW w:w="1144" w:type="dxa"/>
          </w:tcPr>
          <w:p w14:paraId="308FD9EE" w14:textId="77777777" w:rsidR="0039012A" w:rsidRDefault="00000000">
            <w:pPr>
              <w:spacing w:line="240" w:lineRule="auto"/>
            </w:pPr>
            <w:r>
              <w:rPr>
                <w:lang w:val="en-US"/>
              </w:rPr>
              <w:t>N</w:t>
            </w:r>
          </w:p>
        </w:tc>
        <w:tc>
          <w:tcPr>
            <w:tcW w:w="4284" w:type="dxa"/>
            <w:shd w:val="clear" w:color="auto" w:fill="FFFFFF"/>
          </w:tcPr>
          <w:p w14:paraId="19A84765" w14:textId="77777777" w:rsidR="0039012A" w:rsidRDefault="00000000">
            <w:pPr>
              <w:spacing w:line="240" w:lineRule="auto"/>
              <w:ind w:firstLine="0"/>
            </w:pPr>
            <w:r>
              <w:t xml:space="preserve">Операция </w:t>
            </w:r>
            <w:r>
              <w:rPr>
                <w:lang w:val="en-US"/>
              </w:rPr>
              <w:t>N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67C7AF8D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72A6A776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7E7341A4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t</w:t>
            </w:r>
          </w:p>
        </w:tc>
      </w:tr>
    </w:tbl>
    <w:p w14:paraId="67AB9698" w14:textId="77777777" w:rsidR="0039012A" w:rsidRDefault="0039012A"/>
    <w:p w14:paraId="3CBD359D" w14:textId="77777777" w:rsidR="0039012A" w:rsidRDefault="00000000">
      <w:pPr>
        <w:spacing w:line="240" w:lineRule="auto"/>
        <w:ind w:firstLine="0"/>
        <w:rPr>
          <w:b/>
          <w:bCs/>
        </w:rPr>
      </w:pPr>
      <w:r>
        <w:t xml:space="preserve">Таблица 6.2  </w:t>
      </w:r>
      <w:r>
        <w:rPr>
          <w:b/>
          <w:bCs/>
        </w:rPr>
        <w:t xml:space="preserve"> Нагрузочная точка 2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4"/>
        <w:gridCol w:w="4284"/>
        <w:gridCol w:w="976"/>
        <w:gridCol w:w="975"/>
        <w:gridCol w:w="1907"/>
      </w:tblGrid>
      <w:tr w:rsidR="0039012A" w14:paraId="06AF64BC" w14:textId="77777777">
        <w:tc>
          <w:tcPr>
            <w:tcW w:w="1144" w:type="dxa"/>
          </w:tcPr>
          <w:p w14:paraId="41BE8D32" w14:textId="77777777" w:rsidR="0039012A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4284" w:type="dxa"/>
            <w:tcBorders>
              <w:bottom w:val="single" w:sz="4" w:space="0" w:color="auto"/>
            </w:tcBorders>
          </w:tcPr>
          <w:p w14:paraId="463B83BE" w14:textId="77777777" w:rsidR="0039012A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Название операции</w:t>
            </w:r>
          </w:p>
        </w:tc>
        <w:tc>
          <w:tcPr>
            <w:tcW w:w="1951" w:type="dxa"/>
            <w:gridSpan w:val="2"/>
            <w:tcBorders>
              <w:bottom w:val="single" w:sz="4" w:space="0" w:color="auto"/>
            </w:tcBorders>
          </w:tcPr>
          <w:p w14:paraId="7439DBEC" w14:textId="77777777" w:rsidR="0039012A" w:rsidRDefault="00000000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Интенсивность выполнения операций каждым вирт. пользователем в сек. и мин.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6AB6ED02" w14:textId="77777777" w:rsidR="0039012A" w:rsidRDefault="00000000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виртуальных пользователей в группе</w:t>
            </w:r>
          </w:p>
        </w:tc>
      </w:tr>
      <w:tr w:rsidR="0039012A" w14:paraId="412239E3" w14:textId="77777777">
        <w:tc>
          <w:tcPr>
            <w:tcW w:w="1144" w:type="dxa"/>
          </w:tcPr>
          <w:p w14:paraId="11B82F35" w14:textId="77777777" w:rsidR="0039012A" w:rsidRDefault="0000000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84" w:type="dxa"/>
            <w:shd w:val="clear" w:color="auto" w:fill="FFFFFF"/>
          </w:tcPr>
          <w:p w14:paraId="61F7AC7D" w14:textId="77777777" w:rsidR="0039012A" w:rsidRDefault="00000000">
            <w:pPr>
              <w:spacing w:line="240" w:lineRule="auto"/>
              <w:ind w:firstLine="0"/>
            </w:pPr>
            <w:r>
              <w:t>Операция 1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75A12600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423BD219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0BF7EBEA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q</w:t>
            </w:r>
          </w:p>
        </w:tc>
      </w:tr>
      <w:tr w:rsidR="0039012A" w14:paraId="45A5AD8A" w14:textId="77777777">
        <w:tc>
          <w:tcPr>
            <w:tcW w:w="1144" w:type="dxa"/>
          </w:tcPr>
          <w:p w14:paraId="5913970D" w14:textId="77777777" w:rsidR="0039012A" w:rsidRDefault="0000000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84" w:type="dxa"/>
            <w:shd w:val="clear" w:color="auto" w:fill="FFFFFF"/>
          </w:tcPr>
          <w:p w14:paraId="5F96A28A" w14:textId="77777777" w:rsidR="0039012A" w:rsidRDefault="00000000">
            <w:pPr>
              <w:spacing w:line="240" w:lineRule="auto"/>
              <w:ind w:firstLine="0"/>
            </w:pPr>
            <w:r>
              <w:t>Операция 2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30E679A7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14D5B644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65BE03D3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w</w:t>
            </w:r>
          </w:p>
        </w:tc>
      </w:tr>
      <w:tr w:rsidR="0039012A" w14:paraId="45DBD642" w14:textId="77777777">
        <w:tc>
          <w:tcPr>
            <w:tcW w:w="1144" w:type="dxa"/>
          </w:tcPr>
          <w:p w14:paraId="7FFF5295" w14:textId="77777777" w:rsidR="0039012A" w:rsidRDefault="0000000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84" w:type="dxa"/>
            <w:shd w:val="clear" w:color="auto" w:fill="FFFFFF"/>
          </w:tcPr>
          <w:p w14:paraId="01101AF7" w14:textId="77777777" w:rsidR="0039012A" w:rsidRDefault="00000000">
            <w:pPr>
              <w:spacing w:line="240" w:lineRule="auto"/>
              <w:ind w:firstLine="0"/>
            </w:pPr>
            <w:r>
              <w:t>Операция 3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61E71A85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79F14146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37620162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</w:t>
            </w:r>
          </w:p>
        </w:tc>
      </w:tr>
      <w:tr w:rsidR="0039012A" w14:paraId="14BE17CB" w14:textId="77777777">
        <w:tc>
          <w:tcPr>
            <w:tcW w:w="1144" w:type="dxa"/>
          </w:tcPr>
          <w:p w14:paraId="1DB76AA9" w14:textId="77777777" w:rsidR="0039012A" w:rsidRDefault="0000000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</w:tc>
        <w:tc>
          <w:tcPr>
            <w:tcW w:w="4284" w:type="dxa"/>
            <w:shd w:val="clear" w:color="auto" w:fill="FFFFFF"/>
          </w:tcPr>
          <w:p w14:paraId="20839037" w14:textId="77777777" w:rsidR="0039012A" w:rsidRDefault="00000000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72405802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...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297D3040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...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42B0D3E7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...</w:t>
            </w:r>
          </w:p>
        </w:tc>
      </w:tr>
      <w:tr w:rsidR="0039012A" w14:paraId="07A1DAD5" w14:textId="77777777">
        <w:tc>
          <w:tcPr>
            <w:tcW w:w="1144" w:type="dxa"/>
          </w:tcPr>
          <w:p w14:paraId="5BA3762D" w14:textId="77777777" w:rsidR="0039012A" w:rsidRDefault="0000000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284" w:type="dxa"/>
            <w:shd w:val="clear" w:color="auto" w:fill="FFFFFF"/>
          </w:tcPr>
          <w:p w14:paraId="28F9755D" w14:textId="77777777" w:rsidR="0039012A" w:rsidRDefault="00000000">
            <w:pPr>
              <w:spacing w:line="240" w:lineRule="auto"/>
              <w:ind w:firstLine="0"/>
            </w:pPr>
            <w:r>
              <w:t xml:space="preserve">Операция </w:t>
            </w:r>
            <w:r>
              <w:rPr>
                <w:lang w:val="en-US"/>
              </w:rPr>
              <w:t>N</w:t>
            </w:r>
          </w:p>
        </w:tc>
        <w:tc>
          <w:tcPr>
            <w:tcW w:w="976" w:type="dxa"/>
            <w:shd w:val="clear" w:color="auto" w:fill="FFFFFF"/>
            <w:vAlign w:val="bottom"/>
          </w:tcPr>
          <w:p w14:paraId="05184289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975" w:type="dxa"/>
            <w:shd w:val="clear" w:color="auto" w:fill="FFFFFF"/>
            <w:vAlign w:val="bottom"/>
          </w:tcPr>
          <w:p w14:paraId="0EBD3BC4" w14:textId="77777777" w:rsidR="0039012A" w:rsidRDefault="00000000">
            <w:pPr>
              <w:ind w:firstLine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xxx</w:t>
            </w:r>
          </w:p>
        </w:tc>
        <w:tc>
          <w:tcPr>
            <w:tcW w:w="1907" w:type="dxa"/>
            <w:shd w:val="clear" w:color="auto" w:fill="FFFFFF"/>
            <w:vAlign w:val="bottom"/>
          </w:tcPr>
          <w:p w14:paraId="0CAA9850" w14:textId="77777777" w:rsidR="0039012A" w:rsidRDefault="00000000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t</w:t>
            </w:r>
          </w:p>
        </w:tc>
      </w:tr>
    </w:tbl>
    <w:p w14:paraId="6754BF78" w14:textId="77777777" w:rsidR="0039012A" w:rsidRDefault="0039012A">
      <w:pPr>
        <w:spacing w:line="240" w:lineRule="auto"/>
      </w:pPr>
    </w:p>
    <w:p w14:paraId="3942513C" w14:textId="77777777" w:rsidR="0039012A" w:rsidRDefault="0039012A">
      <w:pPr>
        <w:spacing w:line="240" w:lineRule="auto"/>
      </w:pPr>
    </w:p>
    <w:p w14:paraId="40334131" w14:textId="77777777" w:rsidR="0039012A" w:rsidRDefault="00000000">
      <w:pPr>
        <w:pStyle w:val="10"/>
      </w:pPr>
      <w:bookmarkStart w:id="35" w:name="_Toc241032272"/>
      <w:r>
        <w:lastRenderedPageBreak/>
        <w:t>описание критериев успешности теста</w:t>
      </w:r>
      <w:bookmarkEnd w:id="35"/>
    </w:p>
    <w:p w14:paraId="0958B8D7" w14:textId="77777777" w:rsidR="0039012A" w:rsidRDefault="00000000">
      <w:pPr>
        <w:rPr>
          <w:i/>
          <w:iCs/>
          <w:color w:val="0000FF"/>
        </w:rPr>
      </w:pPr>
      <w:r>
        <w:rPr>
          <w:i/>
          <w:iCs/>
          <w:color w:val="0000FF"/>
        </w:rPr>
        <w:t>[Выделите основные критерии успешности прохождения тестов для каждой операции и всего тестирования целиком]</w:t>
      </w:r>
    </w:p>
    <w:p w14:paraId="2BB7C0E3" w14:textId="77777777" w:rsidR="0039012A" w:rsidRDefault="0039012A">
      <w:pPr>
        <w:ind w:firstLine="0"/>
      </w:pPr>
    </w:p>
    <w:p w14:paraId="436F8175" w14:textId="77777777" w:rsidR="0039012A" w:rsidRDefault="00000000">
      <w:pPr>
        <w:spacing w:line="240" w:lineRule="auto"/>
        <w:ind w:firstLine="0"/>
        <w:jc w:val="left"/>
      </w:pPr>
      <w:r>
        <w:t>Таблица 7.1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"/>
        <w:gridCol w:w="3837"/>
        <w:gridCol w:w="1647"/>
        <w:gridCol w:w="1701"/>
        <w:gridCol w:w="1665"/>
      </w:tblGrid>
      <w:tr w:rsidR="0039012A" w14:paraId="2CF04C4A" w14:textId="77777777">
        <w:tc>
          <w:tcPr>
            <w:tcW w:w="436" w:type="dxa"/>
          </w:tcPr>
          <w:p w14:paraId="27C639CD" w14:textId="77777777" w:rsidR="0039012A" w:rsidRDefault="0039012A">
            <w:pPr>
              <w:spacing w:before="100" w:beforeAutospacing="1" w:after="100" w:afterAutospacing="1"/>
              <w:ind w:firstLine="0"/>
            </w:pPr>
          </w:p>
        </w:tc>
        <w:tc>
          <w:tcPr>
            <w:tcW w:w="3837" w:type="dxa"/>
            <w:tcBorders>
              <w:bottom w:val="single" w:sz="4" w:space="0" w:color="auto"/>
            </w:tcBorders>
            <w:shd w:val="clear" w:color="auto" w:fill="FFFFFF"/>
          </w:tcPr>
          <w:p w14:paraId="7AA42E35" w14:textId="77777777" w:rsidR="0039012A" w:rsidRDefault="00000000">
            <w:pPr>
              <w:spacing w:before="100" w:beforeAutospacing="1" w:after="100" w:afterAutospacing="1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Название операции</w:t>
            </w:r>
          </w:p>
        </w:tc>
        <w:tc>
          <w:tcPr>
            <w:tcW w:w="1647" w:type="dxa"/>
            <w:shd w:val="clear" w:color="auto" w:fill="FFFFFF"/>
          </w:tcPr>
          <w:p w14:paraId="078DA510" w14:textId="77777777" w:rsidR="0039012A" w:rsidRDefault="00000000">
            <w:pPr>
              <w:spacing w:before="100" w:beforeAutospacing="1" w:after="100" w:afterAutospacing="1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Критерий 1</w:t>
            </w:r>
          </w:p>
        </w:tc>
        <w:tc>
          <w:tcPr>
            <w:tcW w:w="1701" w:type="dxa"/>
            <w:shd w:val="clear" w:color="auto" w:fill="FFFFFF"/>
          </w:tcPr>
          <w:p w14:paraId="60020963" w14:textId="77777777" w:rsidR="0039012A" w:rsidRDefault="00000000">
            <w:pPr>
              <w:spacing w:before="100" w:beforeAutospacing="1" w:after="100" w:afterAutospacing="1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Критерий 1</w:t>
            </w:r>
          </w:p>
        </w:tc>
        <w:tc>
          <w:tcPr>
            <w:tcW w:w="1665" w:type="dxa"/>
            <w:shd w:val="clear" w:color="auto" w:fill="FFFFFF"/>
          </w:tcPr>
          <w:p w14:paraId="492F0C1B" w14:textId="77777777" w:rsidR="0039012A" w:rsidRDefault="00000000">
            <w:pPr>
              <w:spacing w:before="100" w:beforeAutospacing="1" w:after="100" w:afterAutospacing="1"/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Критерий </w:t>
            </w:r>
            <w:r>
              <w:rPr>
                <w:b/>
                <w:bCs/>
                <w:lang w:val="en-US"/>
              </w:rPr>
              <w:t>N</w:t>
            </w:r>
          </w:p>
        </w:tc>
      </w:tr>
      <w:tr w:rsidR="0039012A" w14:paraId="6D60E763" w14:textId="77777777">
        <w:tc>
          <w:tcPr>
            <w:tcW w:w="436" w:type="dxa"/>
          </w:tcPr>
          <w:p w14:paraId="19AB7C9D" w14:textId="77777777" w:rsidR="0039012A" w:rsidRDefault="00000000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3837" w:type="dxa"/>
            <w:shd w:val="clear" w:color="auto" w:fill="FFFFFF"/>
          </w:tcPr>
          <w:p w14:paraId="62D862AF" w14:textId="77777777" w:rsidR="0039012A" w:rsidRDefault="00000000">
            <w:pPr>
              <w:spacing w:line="240" w:lineRule="auto"/>
              <w:ind w:firstLine="0"/>
            </w:pPr>
            <w:r>
              <w:t>Операция 1</w:t>
            </w:r>
          </w:p>
        </w:tc>
        <w:tc>
          <w:tcPr>
            <w:tcW w:w="1647" w:type="dxa"/>
            <w:shd w:val="clear" w:color="auto" w:fill="FFFFFF"/>
          </w:tcPr>
          <w:p w14:paraId="224EB0A3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/>
          </w:tcPr>
          <w:p w14:paraId="3FDB279E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65" w:type="dxa"/>
            <w:shd w:val="clear" w:color="auto" w:fill="FFFFFF"/>
            <w:vAlign w:val="bottom"/>
          </w:tcPr>
          <w:p w14:paraId="558BC066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9012A" w14:paraId="55BAF89D" w14:textId="77777777">
        <w:tc>
          <w:tcPr>
            <w:tcW w:w="436" w:type="dxa"/>
          </w:tcPr>
          <w:p w14:paraId="3999B51B" w14:textId="77777777" w:rsidR="0039012A" w:rsidRDefault="00000000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3837" w:type="dxa"/>
            <w:shd w:val="clear" w:color="auto" w:fill="FFFFFF"/>
          </w:tcPr>
          <w:p w14:paraId="58C59543" w14:textId="77777777" w:rsidR="0039012A" w:rsidRDefault="00000000">
            <w:pPr>
              <w:spacing w:line="240" w:lineRule="auto"/>
              <w:ind w:firstLine="0"/>
            </w:pPr>
            <w:r>
              <w:t>Операция 2</w:t>
            </w:r>
          </w:p>
        </w:tc>
        <w:tc>
          <w:tcPr>
            <w:tcW w:w="1647" w:type="dxa"/>
            <w:shd w:val="clear" w:color="auto" w:fill="FFFFFF"/>
          </w:tcPr>
          <w:p w14:paraId="2EFC1DFB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/>
          </w:tcPr>
          <w:p w14:paraId="1916FC94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65" w:type="dxa"/>
            <w:shd w:val="clear" w:color="auto" w:fill="FFFFFF"/>
            <w:vAlign w:val="bottom"/>
          </w:tcPr>
          <w:p w14:paraId="21E47DCD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9012A" w14:paraId="6100D6D8" w14:textId="77777777">
        <w:tc>
          <w:tcPr>
            <w:tcW w:w="436" w:type="dxa"/>
          </w:tcPr>
          <w:p w14:paraId="00E08265" w14:textId="77777777" w:rsidR="0039012A" w:rsidRDefault="00000000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3837" w:type="dxa"/>
            <w:shd w:val="clear" w:color="auto" w:fill="FFFFFF"/>
          </w:tcPr>
          <w:p w14:paraId="3FF70A9F" w14:textId="77777777" w:rsidR="0039012A" w:rsidRDefault="00000000">
            <w:pPr>
              <w:spacing w:line="240" w:lineRule="auto"/>
              <w:ind w:firstLine="0"/>
            </w:pPr>
            <w:r>
              <w:t>Операция 3</w:t>
            </w:r>
          </w:p>
        </w:tc>
        <w:tc>
          <w:tcPr>
            <w:tcW w:w="1647" w:type="dxa"/>
            <w:shd w:val="clear" w:color="auto" w:fill="FFFFFF"/>
          </w:tcPr>
          <w:p w14:paraId="035F5CDE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/>
          </w:tcPr>
          <w:p w14:paraId="7C7A6D30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65" w:type="dxa"/>
            <w:shd w:val="clear" w:color="auto" w:fill="FFFFFF"/>
            <w:vAlign w:val="bottom"/>
          </w:tcPr>
          <w:p w14:paraId="7FBBC1A5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9012A" w14:paraId="789AFD8D" w14:textId="77777777">
        <w:tc>
          <w:tcPr>
            <w:tcW w:w="436" w:type="dxa"/>
          </w:tcPr>
          <w:p w14:paraId="783EF8B4" w14:textId="77777777" w:rsidR="0039012A" w:rsidRDefault="00000000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</w:tc>
        <w:tc>
          <w:tcPr>
            <w:tcW w:w="3837" w:type="dxa"/>
            <w:shd w:val="clear" w:color="auto" w:fill="FFFFFF"/>
          </w:tcPr>
          <w:p w14:paraId="22D8023C" w14:textId="77777777" w:rsidR="0039012A" w:rsidRDefault="00000000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</w:tc>
        <w:tc>
          <w:tcPr>
            <w:tcW w:w="1647" w:type="dxa"/>
            <w:shd w:val="clear" w:color="auto" w:fill="FFFFFF"/>
          </w:tcPr>
          <w:p w14:paraId="53DA808D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/>
          </w:tcPr>
          <w:p w14:paraId="00828961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65" w:type="dxa"/>
            <w:shd w:val="clear" w:color="auto" w:fill="FFFFFF"/>
            <w:vAlign w:val="bottom"/>
          </w:tcPr>
          <w:p w14:paraId="2ADCEDC9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9012A" w14:paraId="345DD9C5" w14:textId="77777777">
        <w:tc>
          <w:tcPr>
            <w:tcW w:w="436" w:type="dxa"/>
          </w:tcPr>
          <w:p w14:paraId="6CFE0524" w14:textId="77777777" w:rsidR="0039012A" w:rsidRDefault="00000000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837" w:type="dxa"/>
            <w:shd w:val="clear" w:color="auto" w:fill="FFFFFF"/>
          </w:tcPr>
          <w:p w14:paraId="6818227F" w14:textId="77777777" w:rsidR="0039012A" w:rsidRDefault="00000000">
            <w:pPr>
              <w:spacing w:line="240" w:lineRule="auto"/>
              <w:ind w:firstLine="0"/>
            </w:pPr>
            <w:r>
              <w:t xml:space="preserve">Операция </w:t>
            </w:r>
            <w:r>
              <w:rPr>
                <w:lang w:val="en-US"/>
              </w:rPr>
              <w:t>N</w:t>
            </w:r>
          </w:p>
        </w:tc>
        <w:tc>
          <w:tcPr>
            <w:tcW w:w="1647" w:type="dxa"/>
            <w:shd w:val="clear" w:color="auto" w:fill="FFFFFF"/>
          </w:tcPr>
          <w:p w14:paraId="00F05C0D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/>
          </w:tcPr>
          <w:p w14:paraId="20080025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65" w:type="dxa"/>
            <w:shd w:val="clear" w:color="auto" w:fill="FFFFFF"/>
            <w:vAlign w:val="bottom"/>
          </w:tcPr>
          <w:p w14:paraId="6DFA3F5E" w14:textId="77777777" w:rsidR="0039012A" w:rsidRDefault="0039012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0F7829EB" w14:textId="77777777" w:rsidR="0039012A" w:rsidRDefault="0039012A">
      <w:pPr>
        <w:ind w:left="720"/>
      </w:pPr>
    </w:p>
    <w:p w14:paraId="0FECDD90" w14:textId="77777777" w:rsidR="0039012A" w:rsidRDefault="00000000">
      <w:pPr>
        <w:pStyle w:val="21"/>
      </w:pPr>
      <w:bookmarkStart w:id="36" w:name="_Toc196282491"/>
      <w:r>
        <w:t>Мониторинг аппаратных серверов</w:t>
      </w:r>
      <w:bookmarkEnd w:id="36"/>
    </w:p>
    <w:p w14:paraId="0CFC91D7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[Определите  метрики и методики мониторинга серверов и ресурсов]</w:t>
      </w:r>
    </w:p>
    <w:p w14:paraId="5073A53E" w14:textId="77777777" w:rsidR="0039012A" w:rsidRDefault="0039012A"/>
    <w:p w14:paraId="7F9727F1" w14:textId="77777777" w:rsidR="0039012A" w:rsidRDefault="00000000">
      <w:pPr>
        <w:pStyle w:val="21"/>
      </w:pPr>
      <w:bookmarkStart w:id="37" w:name="_Toc196282492"/>
      <w:r>
        <w:t>Классификация ошибок и результатов</w:t>
      </w:r>
      <w:bookmarkEnd w:id="37"/>
    </w:p>
    <w:p w14:paraId="64E44262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[Определите  критерии и классифицируйте случаи, когда результаты тестирования или отдельного эксперимента будут не приняты к рассмотрению]</w:t>
      </w:r>
    </w:p>
    <w:p w14:paraId="23D390EE" w14:textId="77777777" w:rsidR="0039012A" w:rsidRDefault="0039012A">
      <w:pPr>
        <w:spacing w:line="240" w:lineRule="auto"/>
      </w:pPr>
    </w:p>
    <w:p w14:paraId="066BC073" w14:textId="77777777" w:rsidR="0039012A" w:rsidRDefault="0039012A">
      <w:pPr>
        <w:spacing w:line="240" w:lineRule="auto"/>
      </w:pPr>
    </w:p>
    <w:p w14:paraId="6EC2A1EA" w14:textId="77777777" w:rsidR="0039012A" w:rsidRDefault="00000000">
      <w:pPr>
        <w:pStyle w:val="10"/>
      </w:pPr>
      <w:bookmarkStart w:id="38" w:name="_Toc241032273"/>
      <w:r>
        <w:lastRenderedPageBreak/>
        <w:t>требования к тестовой среде</w:t>
      </w:r>
      <w:bookmarkEnd w:id="38"/>
    </w:p>
    <w:p w14:paraId="3BCA794E" w14:textId="77777777" w:rsidR="0039012A" w:rsidRDefault="00000000">
      <w:pPr>
        <w:rPr>
          <w:i/>
          <w:iCs/>
          <w:color w:val="0000FF"/>
        </w:rPr>
      </w:pPr>
      <w:r>
        <w:rPr>
          <w:i/>
          <w:iCs/>
          <w:color w:val="0000FF"/>
        </w:rPr>
        <w:t>[Определите требования к тестируемому окржению (среде):</w:t>
      </w:r>
    </w:p>
    <w:p w14:paraId="619C835F" w14:textId="77777777" w:rsidR="0039012A" w:rsidRDefault="00000000">
      <w:pPr>
        <w:numPr>
          <w:ilvl w:val="0"/>
          <w:numId w:val="26"/>
        </w:numPr>
        <w:tabs>
          <w:tab w:val="clear" w:pos="1647"/>
          <w:tab w:val="left" w:pos="1276"/>
        </w:tabs>
        <w:ind w:left="1276" w:hanging="283"/>
        <w:rPr>
          <w:i/>
          <w:iCs/>
          <w:color w:val="0000FF"/>
        </w:rPr>
      </w:pPr>
      <w:r>
        <w:rPr>
          <w:i/>
          <w:iCs/>
          <w:color w:val="0000FF"/>
        </w:rPr>
        <w:t>оборудование</w:t>
      </w:r>
    </w:p>
    <w:p w14:paraId="4C68ABC7" w14:textId="77777777" w:rsidR="0039012A" w:rsidRDefault="00000000">
      <w:pPr>
        <w:numPr>
          <w:ilvl w:val="0"/>
          <w:numId w:val="26"/>
        </w:numPr>
        <w:tabs>
          <w:tab w:val="clear" w:pos="1647"/>
          <w:tab w:val="left" w:pos="1276"/>
        </w:tabs>
        <w:ind w:left="1276" w:hanging="283"/>
        <w:rPr>
          <w:i/>
          <w:iCs/>
          <w:color w:val="0000FF"/>
        </w:rPr>
      </w:pPr>
      <w:r>
        <w:rPr>
          <w:i/>
          <w:iCs/>
          <w:color w:val="0000FF"/>
        </w:rPr>
        <w:t>операционная система</w:t>
      </w:r>
    </w:p>
    <w:p w14:paraId="6692CA15" w14:textId="77777777" w:rsidR="0039012A" w:rsidRDefault="00000000">
      <w:pPr>
        <w:numPr>
          <w:ilvl w:val="0"/>
          <w:numId w:val="26"/>
        </w:numPr>
        <w:tabs>
          <w:tab w:val="clear" w:pos="1647"/>
          <w:tab w:val="left" w:pos="1276"/>
        </w:tabs>
        <w:ind w:left="1276" w:hanging="283"/>
        <w:rPr>
          <w:i/>
          <w:iCs/>
          <w:color w:val="0000FF"/>
        </w:rPr>
      </w:pPr>
      <w:r>
        <w:rPr>
          <w:i/>
          <w:iCs/>
          <w:color w:val="0000FF"/>
        </w:rPr>
        <w:t>база данных</w:t>
      </w:r>
    </w:p>
    <w:p w14:paraId="285F6AD6" w14:textId="77777777" w:rsidR="0039012A" w:rsidRDefault="00000000">
      <w:pPr>
        <w:numPr>
          <w:ilvl w:val="0"/>
          <w:numId w:val="26"/>
        </w:numPr>
        <w:tabs>
          <w:tab w:val="clear" w:pos="1647"/>
          <w:tab w:val="left" w:pos="1276"/>
        </w:tabs>
        <w:ind w:left="1276" w:hanging="283"/>
        <w:rPr>
          <w:i/>
          <w:iCs/>
          <w:color w:val="0000FF"/>
        </w:rPr>
      </w:pPr>
      <w:r>
        <w:rPr>
          <w:i/>
          <w:iCs/>
          <w:color w:val="0000FF"/>
        </w:rPr>
        <w:t>веб сервера, сервера приложений, сервера баз данных]</w:t>
      </w:r>
    </w:p>
    <w:p w14:paraId="6F925A19" w14:textId="77777777" w:rsidR="0039012A" w:rsidRDefault="00000000">
      <w:pPr>
        <w:pStyle w:val="10"/>
      </w:pPr>
      <w:bookmarkStart w:id="39" w:name="_Toc241032274"/>
      <w:r>
        <w:lastRenderedPageBreak/>
        <w:t>Ресурсы</w:t>
      </w:r>
      <w:bookmarkEnd w:id="39"/>
    </w:p>
    <w:p w14:paraId="5C97606D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[Перечислите роли задействованные при проведении тестирования, а также уровень ответственности на разных этапах]</w:t>
      </w:r>
    </w:p>
    <w:p w14:paraId="365B0C71" w14:textId="77777777" w:rsidR="0039012A" w:rsidRDefault="00000000">
      <w:pPr>
        <w:spacing w:line="240" w:lineRule="auto"/>
        <w:ind w:firstLine="0"/>
      </w:pPr>
      <w:r>
        <w:t xml:space="preserve"> Таблица 9.1</w:t>
      </w:r>
    </w:p>
    <w:tbl>
      <w:tblPr>
        <w:tblStyle w:val="TableNormal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448"/>
        <w:gridCol w:w="6624"/>
      </w:tblGrid>
      <w:tr w:rsidR="0039012A" w14:paraId="7F6780AC" w14:textId="77777777">
        <w:trPr>
          <w:cantSplit/>
          <w:tblHeader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91288" w14:textId="77777777" w:rsidR="0039012A" w:rsidRDefault="00000000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6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8D030" w14:textId="77777777" w:rsidR="0039012A" w:rsidRDefault="00000000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Специальные ответственности или комментарии</w:t>
            </w:r>
          </w:p>
        </w:tc>
      </w:tr>
      <w:tr w:rsidR="0039012A" w14:paraId="013763E1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05260" w14:textId="19C87FDB" w:rsidR="0039012A" w:rsidRPr="00051851" w:rsidRDefault="00051851">
            <w:pPr>
              <w:spacing w:line="240" w:lineRule="auto"/>
              <w:ind w:firstLine="0"/>
            </w:pPr>
            <w:r>
              <w:rPr>
                <w:lang w:val="en-US"/>
              </w:rPr>
              <w:t>TeamLead</w:t>
            </w:r>
            <w:r>
              <w:t xml:space="preserve"> (Бушуев Дмитрий)</w:t>
            </w:r>
          </w:p>
        </w:tc>
        <w:tc>
          <w:tcPr>
            <w:tcW w:w="6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50B83" w14:textId="2A4A7C2D" w:rsidR="0039012A" w:rsidRPr="00051851" w:rsidRDefault="00051851" w:rsidP="0026542A">
            <w:pPr>
              <w:spacing w:line="240" w:lineRule="auto"/>
              <w:ind w:firstLine="0"/>
            </w:pPr>
            <w:r>
              <w:t xml:space="preserve">Разработка </w:t>
            </w:r>
            <w:r>
              <w:rPr>
                <w:lang w:val="en-US"/>
              </w:rPr>
              <w:t>MOB</w:t>
            </w:r>
            <w:r w:rsidRPr="0026542A">
              <w:t xml:space="preserve"> </w:t>
            </w:r>
            <w:r>
              <w:t>приложения, документация,</w:t>
            </w:r>
            <w:r w:rsidR="0026542A">
              <w:t xml:space="preserve"> подготовка базы данных,</w:t>
            </w:r>
            <w:r>
              <w:t xml:space="preserve"> контроль выполнения задач другими участниками проекта.</w:t>
            </w:r>
          </w:p>
        </w:tc>
      </w:tr>
      <w:tr w:rsidR="0039012A" w14:paraId="63D84E2E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FF668F" w14:textId="651FF0CD" w:rsidR="0039012A" w:rsidRPr="00051851" w:rsidRDefault="00051851">
            <w:pPr>
              <w:spacing w:line="240" w:lineRule="auto"/>
              <w:ind w:firstLine="0"/>
            </w:pPr>
            <w:r>
              <w:rPr>
                <w:lang w:val="en-US"/>
              </w:rPr>
              <w:t>Web-</w:t>
            </w:r>
            <w:r>
              <w:t>Разработчик</w:t>
            </w:r>
            <w:r>
              <w:rPr>
                <w:lang w:val="en-US"/>
              </w:rPr>
              <w:t xml:space="preserve"> (</w:t>
            </w:r>
            <w:r>
              <w:t>Салихов Захар)</w:t>
            </w:r>
          </w:p>
        </w:tc>
        <w:tc>
          <w:tcPr>
            <w:tcW w:w="6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E6228" w14:textId="05EC8883" w:rsidR="0039012A" w:rsidRPr="00051851" w:rsidRDefault="00051851" w:rsidP="0026542A">
            <w:pPr>
              <w:spacing w:line="240" w:lineRule="auto"/>
              <w:ind w:firstLine="0"/>
            </w:pPr>
            <w:r>
              <w:t xml:space="preserve">Разработка </w:t>
            </w:r>
            <w:r>
              <w:rPr>
                <w:lang w:val="en-US"/>
              </w:rPr>
              <w:t>WEB</w:t>
            </w:r>
            <w:r w:rsidRPr="0026542A">
              <w:t xml:space="preserve"> </w:t>
            </w:r>
            <w:r>
              <w:t>приложения, документация, подготовка сервера</w:t>
            </w:r>
            <w:r w:rsidR="0026542A">
              <w:t>.</w:t>
            </w:r>
          </w:p>
        </w:tc>
      </w:tr>
      <w:tr w:rsidR="0039012A" w14:paraId="62135DAB" w14:textId="77777777">
        <w:trPr>
          <w:cantSplit/>
          <w:trHeight w:val="40"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C3C16A5" w14:textId="25C2AC4A" w:rsidR="0039012A" w:rsidRPr="0026542A" w:rsidRDefault="0026542A">
            <w:pPr>
              <w:spacing w:line="240" w:lineRule="auto"/>
              <w:ind w:firstLine="0"/>
            </w:pPr>
            <w:r>
              <w:rPr>
                <w:lang w:val="en-US"/>
              </w:rPr>
              <w:t>DeskTop</w:t>
            </w:r>
            <w:r>
              <w:t xml:space="preserve"> Разработчик (Егоров Данил)</w:t>
            </w:r>
          </w:p>
        </w:tc>
        <w:tc>
          <w:tcPr>
            <w:tcW w:w="6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DB346" w14:textId="174A3BBC" w:rsidR="0039012A" w:rsidRPr="0026542A" w:rsidRDefault="0026542A" w:rsidP="0026542A">
            <w:pPr>
              <w:spacing w:line="240" w:lineRule="auto"/>
              <w:ind w:firstLine="0"/>
            </w:pPr>
            <w:r>
              <w:t xml:space="preserve">Разработка </w:t>
            </w:r>
            <w:r>
              <w:rPr>
                <w:lang w:val="en-US"/>
              </w:rPr>
              <w:t>DeskTop</w:t>
            </w:r>
            <w:r>
              <w:t xml:space="preserve"> версии приложения, документация.</w:t>
            </w:r>
          </w:p>
        </w:tc>
      </w:tr>
      <w:tr w:rsidR="0039012A" w:rsidDel="0026542A" w14:paraId="36B07954" w14:textId="30692F9E">
        <w:trPr>
          <w:cantSplit/>
          <w:del w:id="40" w:author="Александр Бушуев" w:date="2026-01-29T23:14:00Z"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D4FC6" w14:textId="13CDAACF" w:rsidR="0039012A" w:rsidDel="0026542A" w:rsidRDefault="0039012A">
            <w:pPr>
              <w:spacing w:line="240" w:lineRule="auto"/>
              <w:ind w:firstLine="0"/>
              <w:rPr>
                <w:del w:id="41" w:author="Александр Бушуев" w:date="2026-01-29T23:14:00Z" w16du:dateUtc="2026-01-29T20:14:00Z"/>
              </w:rPr>
            </w:pPr>
          </w:p>
        </w:tc>
        <w:tc>
          <w:tcPr>
            <w:tcW w:w="6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A32EC" w14:textId="541E7B33" w:rsidR="0039012A" w:rsidDel="0026542A" w:rsidRDefault="0039012A">
            <w:pPr>
              <w:spacing w:line="240" w:lineRule="auto"/>
              <w:rPr>
                <w:del w:id="42" w:author="Александр Бушуев" w:date="2026-01-29T23:14:00Z" w16du:dateUtc="2026-01-29T20:14:00Z"/>
              </w:rPr>
            </w:pPr>
          </w:p>
        </w:tc>
      </w:tr>
    </w:tbl>
    <w:p w14:paraId="2B2B4D14" w14:textId="77777777" w:rsidR="0039012A" w:rsidRDefault="0039012A">
      <w:pPr>
        <w:spacing w:line="240" w:lineRule="auto"/>
        <w:ind w:firstLine="0"/>
      </w:pPr>
      <w:bookmarkStart w:id="43" w:name="_Toc94531720"/>
    </w:p>
    <w:p w14:paraId="3738CFA2" w14:textId="77777777" w:rsidR="0039012A" w:rsidRDefault="00000000">
      <w:pPr>
        <w:spacing w:line="240" w:lineRule="auto"/>
        <w:ind w:firstLine="0"/>
      </w:pPr>
      <w:r>
        <w:t>В таблице 9.1 представлены роли участников проекта</w:t>
      </w:r>
    </w:p>
    <w:p w14:paraId="19824BC0" w14:textId="77777777" w:rsidR="0039012A" w:rsidRDefault="00000000">
      <w:pPr>
        <w:pStyle w:val="10"/>
      </w:pPr>
      <w:bookmarkStart w:id="44" w:name="_Toc94531721"/>
      <w:bookmarkStart w:id="45" w:name="_Toc94599376"/>
      <w:bookmarkStart w:id="46" w:name="_Toc241032275"/>
      <w:bookmarkEnd w:id="43"/>
      <w:r>
        <w:lastRenderedPageBreak/>
        <w:t>Документы, подлежащие сдаче</w:t>
      </w:r>
      <w:bookmarkEnd w:id="44"/>
      <w:bookmarkEnd w:id="45"/>
      <w:bookmarkEnd w:id="46"/>
    </w:p>
    <w:p w14:paraId="36A0CCAF" w14:textId="77777777" w:rsidR="0039012A" w:rsidRDefault="00000000">
      <w:pPr>
        <w:spacing w:line="240" w:lineRule="auto"/>
        <w:rPr>
          <w:i/>
          <w:iCs/>
          <w:color w:val="0000FF"/>
        </w:rPr>
      </w:pPr>
      <w:r>
        <w:rPr>
          <w:i/>
          <w:iCs/>
          <w:color w:val="0000FF"/>
        </w:rPr>
        <w:t>[Перечислите документы, использованные при создании документа, а также итоговых отчетов о проведенной работе]</w:t>
      </w:r>
    </w:p>
    <w:p w14:paraId="51D9176F" w14:textId="77777777" w:rsidR="0039012A" w:rsidRDefault="00000000">
      <w:pPr>
        <w:spacing w:line="240" w:lineRule="auto"/>
        <w:ind w:firstLine="0"/>
      </w:pPr>
      <w:r>
        <w:t>Таблица 10.1</w:t>
      </w:r>
    </w:p>
    <w:tbl>
      <w:tblPr>
        <w:tblStyle w:val="TableNormal"/>
        <w:tblW w:w="907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0"/>
        <w:gridCol w:w="2176"/>
        <w:gridCol w:w="5386"/>
      </w:tblGrid>
      <w:tr w:rsidR="0039012A" w14:paraId="1DEA7429" w14:textId="77777777">
        <w:trPr>
          <w:cantSplit/>
        </w:trPr>
        <w:tc>
          <w:tcPr>
            <w:tcW w:w="1510" w:type="dxa"/>
          </w:tcPr>
          <w:p w14:paraId="1064F091" w14:textId="77777777" w:rsidR="0039012A" w:rsidRDefault="00000000">
            <w:pPr>
              <w:spacing w:before="100" w:beforeAutospacing="1" w:after="100" w:afterAutospacing="1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Документ</w:t>
            </w:r>
          </w:p>
        </w:tc>
        <w:tc>
          <w:tcPr>
            <w:tcW w:w="2176" w:type="dxa"/>
          </w:tcPr>
          <w:p w14:paraId="0B6DAC17" w14:textId="77777777" w:rsidR="0039012A" w:rsidRDefault="00000000">
            <w:pPr>
              <w:spacing w:before="100" w:beforeAutospacing="1" w:after="100" w:afterAutospacing="1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Дата готовности</w:t>
            </w:r>
          </w:p>
        </w:tc>
        <w:tc>
          <w:tcPr>
            <w:tcW w:w="5386" w:type="dxa"/>
          </w:tcPr>
          <w:p w14:paraId="096FB7CA" w14:textId="77777777" w:rsidR="0039012A" w:rsidRDefault="00000000">
            <w:pPr>
              <w:spacing w:before="100" w:beforeAutospacing="1" w:after="100" w:afterAutospacing="1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Подготавливается в результате деятельности</w:t>
            </w:r>
          </w:p>
        </w:tc>
      </w:tr>
      <w:tr w:rsidR="0039012A" w14:paraId="055DC6C9" w14:textId="77777777">
        <w:trPr>
          <w:cantSplit/>
        </w:trPr>
        <w:tc>
          <w:tcPr>
            <w:tcW w:w="1510" w:type="dxa"/>
          </w:tcPr>
          <w:p w14:paraId="46771014" w14:textId="77777777" w:rsidR="0039012A" w:rsidRDefault="00000000">
            <w:pPr>
              <w:spacing w:line="240" w:lineRule="auto"/>
              <w:ind w:firstLine="0"/>
              <w:rPr>
                <w:lang w:val="en-US"/>
              </w:rPr>
            </w:pPr>
            <w:r>
              <w:t>IDEF0</w:t>
            </w:r>
          </w:p>
        </w:tc>
        <w:tc>
          <w:tcPr>
            <w:tcW w:w="2176" w:type="dxa"/>
          </w:tcPr>
          <w:p w14:paraId="60B0982B" w14:textId="037FFEAA" w:rsidR="0039012A" w:rsidRDefault="00000000">
            <w:pPr>
              <w:spacing w:line="240" w:lineRule="auto"/>
              <w:ind w:firstLine="0"/>
            </w:pPr>
            <w:r>
              <w:t>29/01/26</w:t>
            </w:r>
          </w:p>
        </w:tc>
        <w:tc>
          <w:tcPr>
            <w:tcW w:w="5386" w:type="dxa"/>
          </w:tcPr>
          <w:p w14:paraId="71CA9FB5" w14:textId="77777777" w:rsidR="0039012A" w:rsidRDefault="00000000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Диаграмма IDEF0</w:t>
            </w:r>
          </w:p>
        </w:tc>
      </w:tr>
      <w:tr w:rsidR="0039012A" w14:paraId="6080E8EB" w14:textId="77777777">
        <w:trPr>
          <w:cantSplit/>
        </w:trPr>
        <w:tc>
          <w:tcPr>
            <w:tcW w:w="1510" w:type="dxa"/>
          </w:tcPr>
          <w:p w14:paraId="799FD360" w14:textId="55D05EB7" w:rsidR="0039012A" w:rsidRPr="00520A01" w:rsidRDefault="00520A01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SAD</w:t>
            </w:r>
          </w:p>
        </w:tc>
        <w:tc>
          <w:tcPr>
            <w:tcW w:w="2176" w:type="dxa"/>
          </w:tcPr>
          <w:p w14:paraId="037CF939" w14:textId="158285A5" w:rsidR="0039012A" w:rsidRPr="00520A01" w:rsidRDefault="00520A01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16/02/26</w:t>
            </w:r>
          </w:p>
        </w:tc>
        <w:tc>
          <w:tcPr>
            <w:tcW w:w="5386" w:type="dxa"/>
          </w:tcPr>
          <w:p w14:paraId="6C71B02F" w14:textId="1FCFFA64" w:rsidR="0039012A" w:rsidRPr="00520A01" w:rsidRDefault="00520A01">
            <w:pPr>
              <w:spacing w:line="240" w:lineRule="auto"/>
              <w:ind w:firstLine="0"/>
            </w:pPr>
            <w:r>
              <w:t>Документ, описывающий архитектуру проекта</w:t>
            </w:r>
          </w:p>
        </w:tc>
      </w:tr>
      <w:tr w:rsidR="0039012A" w14:paraId="31C587AA" w14:textId="77777777">
        <w:trPr>
          <w:cantSplit/>
        </w:trPr>
        <w:tc>
          <w:tcPr>
            <w:tcW w:w="1510" w:type="dxa"/>
          </w:tcPr>
          <w:p w14:paraId="4C74644D" w14:textId="44C29014" w:rsidR="0039012A" w:rsidRPr="00520A01" w:rsidRDefault="00520A01">
            <w:pPr>
              <w:spacing w:line="240" w:lineRule="auto"/>
              <w:ind w:firstLine="0"/>
            </w:pPr>
            <w:r>
              <w:rPr>
                <w:lang w:val="en-US"/>
              </w:rPr>
              <w:t>UML</w:t>
            </w:r>
          </w:p>
        </w:tc>
        <w:tc>
          <w:tcPr>
            <w:tcW w:w="2176" w:type="dxa"/>
          </w:tcPr>
          <w:p w14:paraId="2838AB27" w14:textId="5EE3D235" w:rsidR="0039012A" w:rsidRPr="00520A01" w:rsidRDefault="00520A01">
            <w:pPr>
              <w:spacing w:line="240" w:lineRule="auto"/>
              <w:ind w:firstLine="0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/02/26</w:t>
            </w:r>
          </w:p>
        </w:tc>
        <w:tc>
          <w:tcPr>
            <w:tcW w:w="5386" w:type="dxa"/>
          </w:tcPr>
          <w:p w14:paraId="210AAE18" w14:textId="276EB39F" w:rsidR="0039012A" w:rsidRPr="00520A01" w:rsidRDefault="00520A01">
            <w:pPr>
              <w:spacing w:line="240" w:lineRule="auto"/>
              <w:ind w:firstLine="0"/>
            </w:pPr>
            <w:r>
              <w:t>Диаграмма вариантов использования</w:t>
            </w:r>
          </w:p>
        </w:tc>
      </w:tr>
      <w:tr w:rsidR="00520A01" w14:paraId="2D5A3CE8" w14:textId="77777777">
        <w:trPr>
          <w:cantSplit/>
        </w:trPr>
        <w:tc>
          <w:tcPr>
            <w:tcW w:w="1510" w:type="dxa"/>
          </w:tcPr>
          <w:p w14:paraId="408BE888" w14:textId="4A17E3F1" w:rsidR="00520A01" w:rsidRPr="001C0F11" w:rsidRDefault="001C0F11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RiskList</w:t>
            </w:r>
          </w:p>
        </w:tc>
        <w:tc>
          <w:tcPr>
            <w:tcW w:w="2176" w:type="dxa"/>
          </w:tcPr>
          <w:p w14:paraId="52648857" w14:textId="2D32D723" w:rsidR="00520A01" w:rsidRPr="001C0F11" w:rsidRDefault="001C0F11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19/02/26</w:t>
            </w:r>
          </w:p>
        </w:tc>
        <w:tc>
          <w:tcPr>
            <w:tcW w:w="5386" w:type="dxa"/>
          </w:tcPr>
          <w:p w14:paraId="75CF50C3" w14:textId="5514FA0E" w:rsidR="00520A01" w:rsidRDefault="001C0F11">
            <w:pPr>
              <w:spacing w:line="240" w:lineRule="auto"/>
              <w:ind w:firstLine="0"/>
            </w:pPr>
            <w:r>
              <w:t>Документ, описывающий риски</w:t>
            </w:r>
          </w:p>
        </w:tc>
      </w:tr>
      <w:tr w:rsidR="00520A01" w14:paraId="328EC2CB" w14:textId="77777777">
        <w:trPr>
          <w:cantSplit/>
        </w:trPr>
        <w:tc>
          <w:tcPr>
            <w:tcW w:w="1510" w:type="dxa"/>
          </w:tcPr>
          <w:p w14:paraId="7AD1641A" w14:textId="77777777" w:rsidR="00520A01" w:rsidRDefault="00520A01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2176" w:type="dxa"/>
          </w:tcPr>
          <w:p w14:paraId="4DFA28B7" w14:textId="77777777" w:rsidR="00520A01" w:rsidRDefault="00520A01">
            <w:pPr>
              <w:spacing w:line="240" w:lineRule="auto"/>
              <w:ind w:firstLine="0"/>
            </w:pPr>
          </w:p>
        </w:tc>
        <w:tc>
          <w:tcPr>
            <w:tcW w:w="5386" w:type="dxa"/>
          </w:tcPr>
          <w:p w14:paraId="10F8C448" w14:textId="77777777" w:rsidR="00520A01" w:rsidRDefault="00520A01">
            <w:pPr>
              <w:spacing w:line="240" w:lineRule="auto"/>
              <w:ind w:firstLine="0"/>
            </w:pPr>
          </w:p>
        </w:tc>
      </w:tr>
      <w:tr w:rsidR="0039012A" w14:paraId="2D133876" w14:textId="77777777">
        <w:trPr>
          <w:cantSplit/>
        </w:trPr>
        <w:tc>
          <w:tcPr>
            <w:tcW w:w="1510" w:type="dxa"/>
          </w:tcPr>
          <w:p w14:paraId="01F26066" w14:textId="77777777" w:rsidR="0039012A" w:rsidRDefault="00000000">
            <w:pPr>
              <w:spacing w:line="240" w:lineRule="auto"/>
              <w:ind w:firstLine="0"/>
            </w:pPr>
            <w:r>
              <w:t>документ</w:t>
            </w:r>
            <w:r>
              <w:rPr>
                <w:lang w:val="en-US"/>
              </w:rPr>
              <w:t xml:space="preserve"> N</w:t>
            </w:r>
          </w:p>
        </w:tc>
        <w:tc>
          <w:tcPr>
            <w:tcW w:w="2176" w:type="dxa"/>
          </w:tcPr>
          <w:p w14:paraId="4A68E226" w14:textId="77777777" w:rsidR="0039012A" w:rsidRDefault="00000000">
            <w:pPr>
              <w:spacing w:line="240" w:lineRule="auto"/>
              <w:ind w:firstLine="0"/>
            </w:pPr>
            <w:r>
              <w:t>&lt;dd/mmm/yy&gt;</w:t>
            </w:r>
          </w:p>
        </w:tc>
        <w:tc>
          <w:tcPr>
            <w:tcW w:w="5386" w:type="dxa"/>
          </w:tcPr>
          <w:p w14:paraId="34B8B562" w14:textId="77777777" w:rsidR="0039012A" w:rsidRDefault="00000000">
            <w:pPr>
              <w:spacing w:line="240" w:lineRule="auto"/>
              <w:ind w:firstLine="0"/>
            </w:pPr>
            <w:r>
              <w:rPr>
                <w:lang w:val="en-US"/>
              </w:rPr>
              <w:t>&lt;</w:t>
            </w:r>
            <w:r>
              <w:t>описание</w:t>
            </w:r>
            <w:r>
              <w:rPr>
                <w:lang w:val="en-US"/>
              </w:rPr>
              <w:t>&gt;</w:t>
            </w:r>
          </w:p>
        </w:tc>
      </w:tr>
    </w:tbl>
    <w:p w14:paraId="5569C1C3" w14:textId="77777777" w:rsidR="0039012A" w:rsidRDefault="0039012A">
      <w:pPr>
        <w:spacing w:line="240" w:lineRule="auto"/>
        <w:ind w:firstLine="0"/>
      </w:pPr>
    </w:p>
    <w:p w14:paraId="553B26D6" w14:textId="77777777" w:rsidR="0039012A" w:rsidRDefault="0039012A">
      <w:pPr>
        <w:spacing w:line="240" w:lineRule="auto"/>
        <w:ind w:firstLine="0"/>
      </w:pPr>
    </w:p>
    <w:p w14:paraId="594DC724" w14:textId="77777777" w:rsidR="0039012A" w:rsidRDefault="00000000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1471F837" wp14:editId="734C0A21">
            <wp:extent cx="5767070" cy="4206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DDA365" w14:textId="77777777" w:rsidR="0039012A" w:rsidRDefault="00000000">
      <w:pPr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472D7E03" wp14:editId="374813D4">
            <wp:extent cx="6461760" cy="3834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83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22213" w14:textId="77777777" w:rsidR="0039012A" w:rsidRDefault="0039012A">
      <w:pPr>
        <w:spacing w:line="240" w:lineRule="auto"/>
        <w:ind w:firstLine="0"/>
      </w:pPr>
    </w:p>
    <w:sectPr w:rsidR="0039012A">
      <w:pgSz w:w="11906" w:h="16838"/>
      <w:pgMar w:top="851" w:right="567" w:bottom="851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139C" w14:textId="77777777" w:rsidR="00E1596A" w:rsidRDefault="00E1596A"/>
  </w:endnote>
  <w:endnote w:type="continuationSeparator" w:id="0">
    <w:p w14:paraId="14601D54" w14:textId="77777777" w:rsidR="00E1596A" w:rsidRDefault="00E159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DL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2D147" w14:textId="77777777" w:rsidR="00E1596A" w:rsidRDefault="00E1596A"/>
  </w:footnote>
  <w:footnote w:type="continuationSeparator" w:id="0">
    <w:p w14:paraId="7362F3EE" w14:textId="77777777" w:rsidR="00E1596A" w:rsidRDefault="00E1596A"/>
  </w:footnote>
  <w:footnote w:id="1">
    <w:p w14:paraId="670469D6" w14:textId="77777777" w:rsidR="0039012A" w:rsidRDefault="00000000">
      <w:pPr>
        <w:pStyle w:val="aff0"/>
        <w:rPr>
          <w:sz w:val="20"/>
          <w:szCs w:val="20"/>
        </w:rPr>
      </w:pPr>
      <w:r>
        <w:rPr>
          <w:rStyle w:val="afff6"/>
        </w:rPr>
        <w:footnoteRef/>
      </w:r>
      <w:r>
        <w:t xml:space="preserve"> </w:t>
      </w:r>
      <w:r>
        <w:rPr>
          <w:sz w:val="20"/>
          <w:szCs w:val="20"/>
          <w:highlight w:val="lightGray"/>
        </w:rPr>
        <w:t xml:space="preserve">Время теста устанавливаем в пределах  </w:t>
      </w:r>
      <w:r>
        <w:rPr>
          <w:sz w:val="20"/>
          <w:szCs w:val="20"/>
          <w:highlight w:val="lightGray"/>
          <w:lang w:val="en-US"/>
        </w:rPr>
        <w:t>T</w:t>
      </w:r>
      <w:r>
        <w:rPr>
          <w:sz w:val="20"/>
          <w:szCs w:val="20"/>
          <w:highlight w:val="lightGray"/>
        </w:rPr>
        <w:t xml:space="preserve">  минут</w:t>
      </w:r>
    </w:p>
  </w:footnote>
  <w:footnote w:id="2">
    <w:p w14:paraId="2F5D2F87" w14:textId="77777777" w:rsidR="0039012A" w:rsidRDefault="00000000">
      <w:pPr>
        <w:pStyle w:val="aff0"/>
        <w:rPr>
          <w:sz w:val="20"/>
          <w:szCs w:val="20"/>
        </w:rPr>
      </w:pPr>
      <w:r>
        <w:rPr>
          <w:rStyle w:val="afff6"/>
          <w:sz w:val="20"/>
          <w:szCs w:val="20"/>
        </w:rPr>
        <w:footnoteRef/>
      </w:r>
      <w:r>
        <w:rPr>
          <w:sz w:val="20"/>
          <w:szCs w:val="20"/>
        </w:rPr>
        <w:t xml:space="preserve"> Интенсивность в данном документе для всех таблиц выражена через период повторения итераций (операций) в секундах и минутах.</w:t>
      </w:r>
    </w:p>
    <w:p w14:paraId="24F52064" w14:textId="77777777" w:rsidR="0039012A" w:rsidRDefault="0039012A">
      <w:pPr>
        <w:pStyle w:val="aff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298F" w14:textId="77777777" w:rsidR="0039012A" w:rsidRDefault="00000000">
    <w:pPr>
      <w:pStyle w:val="af3"/>
    </w:pPr>
    <w:r>
      <w:rPr>
        <w:lang w:val="en-US"/>
      </w:rPr>
      <w:t xml:space="preserve">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multilevel"/>
    <w:tmpl w:val="F3BE6B04"/>
    <w:lvl w:ilvl="0">
      <w:start w:val="1"/>
      <w:numFmt w:val="decimal"/>
      <w:pStyle w:val="a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FFFFFF82"/>
    <w:multiLevelType w:val="multilevel"/>
    <w:tmpl w:val="859893CA"/>
    <w:lvl w:ilvl="0">
      <w:start w:val="1"/>
      <w:numFmt w:val="bullet"/>
      <w:pStyle w:val="Bullet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" w15:restartNumberingAfterBreak="0">
    <w:nsid w:val="FFFFFF83"/>
    <w:multiLevelType w:val="multilevel"/>
    <w:tmpl w:val="529A6DF4"/>
    <w:lvl w:ilvl="0">
      <w:start w:val="1"/>
      <w:numFmt w:val="bullet"/>
      <w:pStyle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" w15:restartNumberingAfterBreak="0">
    <w:nsid w:val="FFFFFF88"/>
    <w:multiLevelType w:val="multilevel"/>
    <w:tmpl w:val="E4BC82A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 w15:restartNumberingAfterBreak="0">
    <w:nsid w:val="FFFFFFFE"/>
    <w:multiLevelType w:val="multilevel"/>
    <w:tmpl w:val="A2F0456A"/>
    <w:lvl w:ilvl="0">
      <w:start w:val="1"/>
      <w:numFmt w:val="bullet"/>
      <w:pStyle w:val="1"/>
      <w:lvlText w:val=""/>
      <w:lvlJc w:val="left"/>
      <w:pPr>
        <w:tabs>
          <w:tab w:val="num" w:pos="1778"/>
        </w:tabs>
        <w:ind w:left="1418"/>
      </w:pPr>
      <w:rPr>
        <w:rFonts w:ascii="Symbol" w:hAnsi="Symbol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5" w15:restartNumberingAfterBreak="0">
    <w:nsid w:val="002C45E3"/>
    <w:multiLevelType w:val="multilevel"/>
    <w:tmpl w:val="81807096"/>
    <w:lvl w:ilvl="0">
      <w:start w:val="1"/>
      <w:numFmt w:val="decimal"/>
      <w:pStyle w:val="a1"/>
      <w:suff w:val="space"/>
      <w:lvlText w:val="%1."/>
      <w:lvlJc w:val="left"/>
      <w:pPr>
        <w:ind w:left="432" w:hanging="432"/>
      </w:pPr>
    </w:lvl>
    <w:lvl w:ilvl="1">
      <w:start w:val="1"/>
      <w:numFmt w:val="decimal"/>
      <w:isLgl/>
      <w:suff w:val="space"/>
      <w:lvlText w:val="%1.%2."/>
      <w:lvlJc w:val="left"/>
      <w:pPr>
        <w:ind w:left="84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2664" w:hanging="864"/>
      </w:pPr>
    </w:lvl>
    <w:lvl w:ilvl="4">
      <w:start w:val="1"/>
      <w:numFmt w:val="decimal"/>
      <w:suff w:val="space"/>
      <w:lvlText w:val="%1.%2.%3.%4.%5"/>
      <w:lvlJc w:val="left"/>
      <w:pPr>
        <w:ind w:left="181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2D9659A"/>
    <w:multiLevelType w:val="multilevel"/>
    <w:tmpl w:val="0C50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40198A"/>
    <w:multiLevelType w:val="multilevel"/>
    <w:tmpl w:val="AE56B894"/>
    <w:lvl w:ilvl="0">
      <w:numFmt w:val="bullet"/>
      <w:pStyle w:val="2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8" w15:restartNumberingAfterBreak="0">
    <w:nsid w:val="0A88265C"/>
    <w:multiLevelType w:val="multilevel"/>
    <w:tmpl w:val="ECD417A0"/>
    <w:lvl w:ilvl="0">
      <w:start w:val="1"/>
      <w:numFmt w:val="bullet"/>
      <w:pStyle w:val="a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9" w15:restartNumberingAfterBreak="0">
    <w:nsid w:val="1487324F"/>
    <w:multiLevelType w:val="multilevel"/>
    <w:tmpl w:val="18446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1E625681"/>
    <w:multiLevelType w:val="multilevel"/>
    <w:tmpl w:val="84A2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4174147"/>
    <w:multiLevelType w:val="hybridMultilevel"/>
    <w:tmpl w:val="B95CA402"/>
    <w:lvl w:ilvl="0" w:tplc="5A7B2711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5082F025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 w:tplc="2A26135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8C4E5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4" w:tplc="7FAF42E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5" w:tplc="542E12E0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87C634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7" w:tplc="4F6A41E9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8" w:tplc="51912FB4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26704217"/>
    <w:multiLevelType w:val="multilevel"/>
    <w:tmpl w:val="2CC62DCA"/>
    <w:lvl w:ilvl="0">
      <w:start w:val="1"/>
      <w:numFmt w:val="bullet"/>
      <w:pStyle w:val="20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3" w15:restartNumberingAfterBreak="0">
    <w:nsid w:val="267B73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9E483E"/>
    <w:multiLevelType w:val="multilevel"/>
    <w:tmpl w:val="9C58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9C52C43"/>
    <w:multiLevelType w:val="hybridMultilevel"/>
    <w:tmpl w:val="1CBCC80C"/>
    <w:lvl w:ilvl="0" w:tplc="30295F42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/>
      </w:rPr>
    </w:lvl>
    <w:lvl w:ilvl="1" w:tplc="04C7E738">
      <w:start w:val="1"/>
      <w:numFmt w:val="bullet"/>
      <w:lvlText w:val="o"/>
      <w:lvlJc w:val="left"/>
      <w:pPr>
        <w:tabs>
          <w:tab w:val="num" w:pos="2367"/>
        </w:tabs>
        <w:ind w:left="2367" w:hanging="360"/>
      </w:pPr>
      <w:rPr>
        <w:rFonts w:ascii="Courier New" w:hAnsi="Courier New"/>
      </w:rPr>
    </w:lvl>
    <w:lvl w:ilvl="2" w:tplc="02613C1C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/>
      </w:rPr>
    </w:lvl>
    <w:lvl w:ilvl="3" w:tplc="2C5447AF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/>
      </w:rPr>
    </w:lvl>
    <w:lvl w:ilvl="4" w:tplc="4DEF887E">
      <w:start w:val="1"/>
      <w:numFmt w:val="bullet"/>
      <w:lvlText w:val="o"/>
      <w:lvlJc w:val="left"/>
      <w:pPr>
        <w:tabs>
          <w:tab w:val="num" w:pos="4527"/>
        </w:tabs>
        <w:ind w:left="4527" w:hanging="360"/>
      </w:pPr>
      <w:rPr>
        <w:rFonts w:ascii="Courier New" w:hAnsi="Courier New"/>
      </w:rPr>
    </w:lvl>
    <w:lvl w:ilvl="5" w:tplc="08F33099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/>
      </w:rPr>
    </w:lvl>
    <w:lvl w:ilvl="6" w:tplc="585E9502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/>
      </w:rPr>
    </w:lvl>
    <w:lvl w:ilvl="7" w:tplc="1438E21D">
      <w:start w:val="1"/>
      <w:numFmt w:val="bullet"/>
      <w:lvlText w:val="o"/>
      <w:lvlJc w:val="left"/>
      <w:pPr>
        <w:tabs>
          <w:tab w:val="num" w:pos="6687"/>
        </w:tabs>
        <w:ind w:left="6687" w:hanging="360"/>
      </w:pPr>
      <w:rPr>
        <w:rFonts w:ascii="Courier New" w:hAnsi="Courier New"/>
      </w:rPr>
    </w:lvl>
    <w:lvl w:ilvl="8" w:tplc="60FEB495">
      <w:start w:val="1"/>
      <w:numFmt w:val="bullet"/>
      <w:lvlText w:val=""/>
      <w:lvlJc w:val="left"/>
      <w:pPr>
        <w:tabs>
          <w:tab w:val="num" w:pos="7407"/>
        </w:tabs>
        <w:ind w:left="7407" w:hanging="360"/>
      </w:pPr>
      <w:rPr>
        <w:rFonts w:ascii="Wingdings" w:hAnsi="Wingdings"/>
      </w:rPr>
    </w:lvl>
  </w:abstractNum>
  <w:abstractNum w:abstractNumId="16" w15:restartNumberingAfterBreak="0">
    <w:nsid w:val="2BB16F3D"/>
    <w:multiLevelType w:val="multilevel"/>
    <w:tmpl w:val="A862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93584A"/>
    <w:multiLevelType w:val="multilevel"/>
    <w:tmpl w:val="C4A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601CC"/>
    <w:multiLevelType w:val="multilevel"/>
    <w:tmpl w:val="4D8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92E01"/>
    <w:multiLevelType w:val="hybridMultilevel"/>
    <w:tmpl w:val="552260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52173A"/>
    <w:multiLevelType w:val="multilevel"/>
    <w:tmpl w:val="9D5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63646"/>
    <w:multiLevelType w:val="multilevel"/>
    <w:tmpl w:val="C2CCC61A"/>
    <w:lvl w:ilvl="0">
      <w:start w:val="1"/>
      <w:numFmt w:val="decimal"/>
      <w:pStyle w:val="10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."/>
      <w:lvlJc w:val="left"/>
      <w:pPr>
        <w:tabs>
          <w:tab w:val="num" w:pos="1144"/>
        </w:tabs>
        <w:ind w:left="1144" w:hanging="576"/>
      </w:p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</w:lvl>
    <w:lvl w:ilvl="3">
      <w:numFmt w:val="none"/>
      <w:pStyle w:val="4"/>
      <w:lvlText w:val=""/>
      <w:lvlJc w:val="left"/>
      <w:pPr>
        <w:tabs>
          <w:tab w:val="num" w:pos="360"/>
        </w:tabs>
      </w:p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4A8E6473"/>
    <w:multiLevelType w:val="multilevel"/>
    <w:tmpl w:val="573020F0"/>
    <w:lvl w:ilvl="0">
      <w:start w:val="1"/>
      <w:numFmt w:val="decimal"/>
      <w:pStyle w:val="a3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3" w15:restartNumberingAfterBreak="0">
    <w:nsid w:val="4CBE540A"/>
    <w:multiLevelType w:val="hybridMultilevel"/>
    <w:tmpl w:val="FC109512"/>
    <w:lvl w:ilvl="0" w:tplc="7EC38C4B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/>
      </w:rPr>
    </w:lvl>
    <w:lvl w:ilvl="1" w:tplc="357A19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/>
      </w:rPr>
    </w:lvl>
    <w:lvl w:ilvl="2" w:tplc="3CB5A87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/>
      </w:rPr>
    </w:lvl>
    <w:lvl w:ilvl="3" w:tplc="396B6C9E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/>
      </w:rPr>
    </w:lvl>
    <w:lvl w:ilvl="4" w:tplc="3A179A87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/>
      </w:rPr>
    </w:lvl>
    <w:lvl w:ilvl="5" w:tplc="402E609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/>
      </w:rPr>
    </w:lvl>
    <w:lvl w:ilvl="6" w:tplc="019468F7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/>
      </w:rPr>
    </w:lvl>
    <w:lvl w:ilvl="7" w:tplc="007012A2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/>
      </w:rPr>
    </w:lvl>
    <w:lvl w:ilvl="8" w:tplc="0B89D7EB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/>
      </w:rPr>
    </w:lvl>
  </w:abstractNum>
  <w:abstractNum w:abstractNumId="24" w15:restartNumberingAfterBreak="0">
    <w:nsid w:val="4EF54610"/>
    <w:multiLevelType w:val="multilevel"/>
    <w:tmpl w:val="BF525B9C"/>
    <w:lvl w:ilvl="0">
      <w:start w:val="1"/>
      <w:numFmt w:val="decimal"/>
      <w:pStyle w:val="11"/>
      <w:suff w:val="space"/>
      <w:lvlText w:val="%1."/>
      <w:lvlJc w:val="left"/>
      <w:pPr>
        <w:ind w:firstLine="720"/>
      </w:pPr>
    </w:lvl>
    <w:lvl w:ilvl="1">
      <w:start w:val="1"/>
      <w:numFmt w:val="decimal"/>
      <w:isLgl/>
      <w:suff w:val="space"/>
      <w:lvlText w:val="%1.%2."/>
      <w:lvlJc w:val="left"/>
      <w:pPr>
        <w:ind w:left="2127" w:hanging="720"/>
      </w:pPr>
    </w:lvl>
    <w:lvl w:ilvl="2">
      <w:start w:val="1"/>
      <w:numFmt w:val="decimal"/>
      <w:isLgl/>
      <w:suff w:val="space"/>
      <w:lvlText w:val="%1.%2.%3."/>
      <w:lvlJc w:val="left"/>
      <w:pPr>
        <w:ind w:left="2814" w:hanging="720"/>
      </w:pPr>
    </w:lvl>
    <w:lvl w:ilvl="3">
      <w:start w:val="1"/>
      <w:numFmt w:val="decimal"/>
      <w:isLgl/>
      <w:suff w:val="space"/>
      <w:lvlText w:val="%1.%2.%3.%4."/>
      <w:lvlJc w:val="left"/>
      <w:pPr>
        <w:ind w:left="3861" w:hanging="1080"/>
      </w:pPr>
    </w:lvl>
    <w:lvl w:ilvl="4">
      <w:start w:val="1"/>
      <w:numFmt w:val="decimal"/>
      <w:isLgl/>
      <w:suff w:val="space"/>
      <w:lvlText w:val="%1.%2.%3.%4.%5."/>
      <w:lvlJc w:val="left"/>
      <w:pPr>
        <w:ind w:left="4548" w:hanging="1080"/>
      </w:pPr>
    </w:lvl>
    <w:lvl w:ilvl="5">
      <w:start w:val="1"/>
      <w:numFmt w:val="decimal"/>
      <w:isLgl/>
      <w:suff w:val="space"/>
      <w:lvlText w:val="%1.%2.%3.%4.%5.%6."/>
      <w:lvlJc w:val="left"/>
      <w:pPr>
        <w:ind w:left="5595" w:hanging="1440"/>
      </w:pPr>
    </w:lvl>
    <w:lvl w:ilvl="6">
      <w:start w:val="1"/>
      <w:numFmt w:val="decimal"/>
      <w:isLgl/>
      <w:suff w:val="space"/>
      <w:lvlText w:val="%1.%2.%3.%4.%5.%6.%7."/>
      <w:lvlJc w:val="left"/>
      <w:pPr>
        <w:ind w:left="6642" w:hanging="1800"/>
      </w:pPr>
    </w:lvl>
    <w:lvl w:ilvl="7">
      <w:start w:val="1"/>
      <w:numFmt w:val="decimal"/>
      <w:isLgl/>
      <w:suff w:val="space"/>
      <w:lvlText w:val="%1.%2.%3.%4.%5.%6.%7.%8."/>
      <w:lvlJc w:val="left"/>
      <w:pPr>
        <w:ind w:left="7329" w:hanging="1800"/>
      </w:pPr>
    </w:lvl>
    <w:lvl w:ilvl="8">
      <w:start w:val="1"/>
      <w:numFmt w:val="decimal"/>
      <w:isLgl/>
      <w:suff w:val="space"/>
      <w:lvlText w:val="%1.%2.%3.%4.%5.%6.%7.%8.%9."/>
      <w:lvlJc w:val="left"/>
      <w:pPr>
        <w:ind w:left="8376" w:hanging="2160"/>
      </w:pPr>
    </w:lvl>
  </w:abstractNum>
  <w:abstractNum w:abstractNumId="25" w15:restartNumberingAfterBreak="0">
    <w:nsid w:val="4F860DAA"/>
    <w:multiLevelType w:val="multilevel"/>
    <w:tmpl w:val="716CD1DE"/>
    <w:lvl w:ilvl="0">
      <w:start w:val="1"/>
      <w:numFmt w:val="decimal"/>
      <w:pStyle w:val="a4"/>
      <w:lvlText w:val="%1)"/>
      <w:lvlJc w:val="left"/>
      <w:pPr>
        <w:tabs>
          <w:tab w:val="num" w:pos="927"/>
        </w:tabs>
        <w:ind w:firstLine="567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6" w15:restartNumberingAfterBreak="0">
    <w:nsid w:val="502D192C"/>
    <w:multiLevelType w:val="hybridMultilevel"/>
    <w:tmpl w:val="1EF29FA2"/>
    <w:lvl w:ilvl="0" w:tplc="4F51ADB3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1FF52735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 w:tplc="0E643916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38EC2C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4" w:tplc="7D0ED0A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5" w:tplc="28FA222D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8B9D85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7" w:tplc="1BDF38F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8" w:tplc="2CD8A28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53EE2602"/>
    <w:multiLevelType w:val="multilevel"/>
    <w:tmpl w:val="5004250C"/>
    <w:lvl w:ilvl="0">
      <w:start w:val="1"/>
      <w:numFmt w:val="decimal"/>
      <w:pStyle w:val="a5"/>
      <w:suff w:val="space"/>
      <w:lvlText w:val="%1."/>
      <w:lvlJc w:val="left"/>
      <w:pPr>
        <w:ind w:left="108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2127" w:hanging="720"/>
      </w:pPr>
    </w:lvl>
    <w:lvl w:ilvl="2">
      <w:start w:val="1"/>
      <w:numFmt w:val="decimal"/>
      <w:isLgl/>
      <w:suff w:val="space"/>
      <w:lvlText w:val="%1.%2.%3."/>
      <w:lvlJc w:val="left"/>
      <w:pPr>
        <w:ind w:left="2814" w:hanging="720"/>
      </w:pPr>
    </w:lvl>
    <w:lvl w:ilvl="3">
      <w:start w:val="1"/>
      <w:numFmt w:val="decimal"/>
      <w:isLgl/>
      <w:suff w:val="space"/>
      <w:lvlText w:val="%1.%2.%3.%4."/>
      <w:lvlJc w:val="left"/>
      <w:pPr>
        <w:ind w:left="3861" w:hanging="1080"/>
      </w:pPr>
    </w:lvl>
    <w:lvl w:ilvl="4">
      <w:start w:val="1"/>
      <w:numFmt w:val="decimal"/>
      <w:isLgl/>
      <w:suff w:val="space"/>
      <w:lvlText w:val="%1.%2.%3.%4.%5."/>
      <w:lvlJc w:val="left"/>
      <w:pPr>
        <w:ind w:left="4548" w:hanging="1080"/>
      </w:pPr>
    </w:lvl>
    <w:lvl w:ilvl="5">
      <w:start w:val="1"/>
      <w:numFmt w:val="decimal"/>
      <w:isLgl/>
      <w:suff w:val="space"/>
      <w:lvlText w:val="%1.%2.%3.%4.%5.%6."/>
      <w:lvlJc w:val="left"/>
      <w:pPr>
        <w:ind w:left="5595" w:hanging="1440"/>
      </w:pPr>
    </w:lvl>
    <w:lvl w:ilvl="6">
      <w:start w:val="1"/>
      <w:numFmt w:val="decimal"/>
      <w:isLgl/>
      <w:suff w:val="space"/>
      <w:lvlText w:val="%1.%2.%3.%4.%5.%6.%7."/>
      <w:lvlJc w:val="left"/>
      <w:pPr>
        <w:ind w:left="6642" w:hanging="1800"/>
      </w:pPr>
    </w:lvl>
    <w:lvl w:ilvl="7">
      <w:start w:val="1"/>
      <w:numFmt w:val="decimal"/>
      <w:isLgl/>
      <w:suff w:val="space"/>
      <w:lvlText w:val="%1.%2.%3.%4.%5.%6.%7.%8."/>
      <w:lvlJc w:val="left"/>
      <w:pPr>
        <w:ind w:left="7329" w:hanging="1800"/>
      </w:pPr>
    </w:lvl>
    <w:lvl w:ilvl="8">
      <w:start w:val="1"/>
      <w:numFmt w:val="decimal"/>
      <w:isLgl/>
      <w:suff w:val="space"/>
      <w:lvlText w:val="%1.%2.%3.%4.%5.%6.%7.%8.%9."/>
      <w:lvlJc w:val="left"/>
      <w:pPr>
        <w:ind w:left="8376" w:hanging="2160"/>
      </w:pPr>
    </w:lvl>
  </w:abstractNum>
  <w:abstractNum w:abstractNumId="28" w15:restartNumberingAfterBreak="0">
    <w:nsid w:val="5EAA62AA"/>
    <w:multiLevelType w:val="multilevel"/>
    <w:tmpl w:val="7B2013A8"/>
    <w:lvl w:ilvl="0">
      <w:start w:val="1"/>
      <w:numFmt w:val="decimal"/>
      <w:pStyle w:val="a6"/>
      <w:suff w:val="space"/>
      <w:lvlText w:val="Рисунок %1. "/>
      <w:lvlJc w:val="left"/>
      <w:pPr>
        <w:ind w:left="454" w:hanging="454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9" w15:restartNumberingAfterBreak="0">
    <w:nsid w:val="63590658"/>
    <w:multiLevelType w:val="multilevel"/>
    <w:tmpl w:val="ED72B36E"/>
    <w:lvl w:ilvl="0">
      <w:start w:val="1"/>
      <w:numFmt w:val="decimal"/>
      <w:pStyle w:val="a7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0" w15:restartNumberingAfterBreak="0">
    <w:nsid w:val="680975DE"/>
    <w:multiLevelType w:val="hybridMultilevel"/>
    <w:tmpl w:val="28407B62"/>
    <w:lvl w:ilvl="0" w:tplc="66AEC6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995617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 w:tplc="0750C7E6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21CF84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4" w:tplc="65FE0914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5" w:tplc="4F6287A6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6C6F0F8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7" w:tplc="1C88DD4D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8" w:tplc="634A7D22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69EC4604"/>
    <w:multiLevelType w:val="multilevel"/>
    <w:tmpl w:val="9C5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74829"/>
    <w:multiLevelType w:val="hybridMultilevel"/>
    <w:tmpl w:val="41E2F088"/>
    <w:lvl w:ilvl="0" w:tplc="759F812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 w:tplc="01C593F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 w:tplc="2CCB109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43919BE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6341004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 w:tplc="2948C09F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06A19213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6A34FEB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 w:tplc="439CA5FB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33" w15:restartNumberingAfterBreak="0">
    <w:nsid w:val="6D6045CD"/>
    <w:multiLevelType w:val="multilevel"/>
    <w:tmpl w:val="F4F8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4932ED"/>
    <w:multiLevelType w:val="hybridMultilevel"/>
    <w:tmpl w:val="2DC8D3D0"/>
    <w:lvl w:ilvl="0" w:tplc="1DC57F9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 w:tplc="17178487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 w:tplc="700E78C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4A5DEDC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7E1ADAE8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 w:tplc="53BE013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36FDEF49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00189535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 w:tplc="319C097F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35" w15:restartNumberingAfterBreak="0">
    <w:nsid w:val="6FD8772D"/>
    <w:multiLevelType w:val="multilevel"/>
    <w:tmpl w:val="041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6" w15:restartNumberingAfterBreak="0">
    <w:nsid w:val="70646C42"/>
    <w:multiLevelType w:val="hybridMultilevel"/>
    <w:tmpl w:val="0B0ABC66"/>
    <w:lvl w:ilvl="0" w:tplc="0921CA5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 w:tplc="26F07416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 w:tplc="07B9169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596719E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14C8AB29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 w:tplc="3210508D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5C1A8E1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71AFCE2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 w:tplc="4AA380A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37" w15:restartNumberingAfterBreak="0">
    <w:nsid w:val="742B6F94"/>
    <w:multiLevelType w:val="multilevel"/>
    <w:tmpl w:val="A8043612"/>
    <w:lvl w:ilvl="0">
      <w:numFmt w:val="bullet"/>
      <w:pStyle w:val="a8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8" w15:restartNumberingAfterBreak="0">
    <w:nsid w:val="795C0DE4"/>
    <w:multiLevelType w:val="hybridMultilevel"/>
    <w:tmpl w:val="E9F044D0"/>
    <w:lvl w:ilvl="0" w:tplc="1CA1BD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F7C0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5320C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A47B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8EBE3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E3E3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F4E7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AA7EAD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BEC7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79B860D9"/>
    <w:multiLevelType w:val="multilevel"/>
    <w:tmpl w:val="7C986BE0"/>
    <w:lvl w:ilvl="0">
      <w:start w:val="1"/>
      <w:numFmt w:val="decimal"/>
      <w:pStyle w:val="12"/>
      <w:isLgl/>
      <w:suff w:val="space"/>
      <w:lvlText w:val="%1."/>
      <w:lvlJc w:val="left"/>
      <w:pPr>
        <w:ind w:left="1080" w:hanging="360"/>
      </w:pPr>
    </w:lvl>
    <w:lvl w:ilvl="1">
      <w:start w:val="1"/>
      <w:numFmt w:val="decimal"/>
      <w:pStyle w:val="22"/>
      <w:isLgl/>
      <w:suff w:val="space"/>
      <w:lvlText w:val="%1.%2."/>
      <w:lvlJc w:val="left"/>
      <w:pPr>
        <w:ind w:left="1854" w:hanging="447"/>
      </w:pPr>
    </w:lvl>
    <w:lvl w:ilvl="2">
      <w:start w:val="1"/>
      <w:numFmt w:val="decimal"/>
      <w:pStyle w:val="30"/>
      <w:isLgl/>
      <w:suff w:val="space"/>
      <w:lvlText w:val="%1.%2.%3."/>
      <w:lvlJc w:val="left"/>
      <w:pPr>
        <w:ind w:left="2814" w:hanging="720"/>
      </w:pPr>
    </w:lvl>
    <w:lvl w:ilvl="3">
      <w:start w:val="1"/>
      <w:numFmt w:val="decimal"/>
      <w:pStyle w:val="40"/>
      <w:isLgl/>
      <w:suff w:val="space"/>
      <w:lvlText w:val="%1.%2.%3.%4."/>
      <w:lvlJc w:val="left"/>
      <w:pPr>
        <w:ind w:left="3861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4548"/>
        </w:tabs>
        <w:ind w:left="4548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5595"/>
        </w:tabs>
        <w:ind w:left="5595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6642"/>
        </w:tabs>
        <w:ind w:left="6642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7329"/>
        </w:tabs>
        <w:ind w:left="732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8376"/>
        </w:tabs>
        <w:ind w:left="8376" w:hanging="2160"/>
      </w:pPr>
    </w:lvl>
  </w:abstractNum>
  <w:abstractNum w:abstractNumId="40" w15:restartNumberingAfterBreak="0">
    <w:nsid w:val="7AC3608D"/>
    <w:multiLevelType w:val="hybridMultilevel"/>
    <w:tmpl w:val="887C83EE"/>
    <w:lvl w:ilvl="0" w:tplc="0BC012C3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/>
      </w:rPr>
    </w:lvl>
    <w:lvl w:ilvl="1" w:tplc="3CB426F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/>
      </w:rPr>
    </w:lvl>
    <w:lvl w:ilvl="2" w:tplc="651B787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/>
      </w:rPr>
    </w:lvl>
    <w:lvl w:ilvl="3" w:tplc="02975B18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/>
      </w:rPr>
    </w:lvl>
    <w:lvl w:ilvl="4" w:tplc="12D9D2F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/>
      </w:rPr>
    </w:lvl>
    <w:lvl w:ilvl="5" w:tplc="655D7C30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/>
      </w:rPr>
    </w:lvl>
    <w:lvl w:ilvl="6" w:tplc="79C61DE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/>
      </w:rPr>
    </w:lvl>
    <w:lvl w:ilvl="7" w:tplc="04C7B568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/>
      </w:rPr>
    </w:lvl>
    <w:lvl w:ilvl="8" w:tplc="3CCA29B7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/>
      </w:rPr>
    </w:lvl>
  </w:abstractNum>
  <w:abstractNum w:abstractNumId="41" w15:restartNumberingAfterBreak="0">
    <w:nsid w:val="7EE90EB4"/>
    <w:multiLevelType w:val="multilevel"/>
    <w:tmpl w:val="5DF6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684215">
    <w:abstractNumId w:val="2"/>
  </w:num>
  <w:num w:numId="2" w16cid:durableId="1833255305">
    <w:abstractNumId w:val="21"/>
  </w:num>
  <w:num w:numId="3" w16cid:durableId="1791245770">
    <w:abstractNumId w:val="3"/>
  </w:num>
  <w:num w:numId="4" w16cid:durableId="1674451824">
    <w:abstractNumId w:val="2"/>
  </w:num>
  <w:num w:numId="5" w16cid:durableId="635258510">
    <w:abstractNumId w:val="1"/>
  </w:num>
  <w:num w:numId="6" w16cid:durableId="729765771">
    <w:abstractNumId w:val="0"/>
  </w:num>
  <w:num w:numId="7" w16cid:durableId="903297279">
    <w:abstractNumId w:val="3"/>
  </w:num>
  <w:num w:numId="8" w16cid:durableId="1503010941">
    <w:abstractNumId w:val="21"/>
  </w:num>
  <w:num w:numId="9" w16cid:durableId="1237401979">
    <w:abstractNumId w:val="2"/>
  </w:num>
  <w:num w:numId="10" w16cid:durableId="853034056">
    <w:abstractNumId w:val="5"/>
  </w:num>
  <w:num w:numId="11" w16cid:durableId="291330493">
    <w:abstractNumId w:val="5"/>
  </w:num>
  <w:num w:numId="12" w16cid:durableId="999119866">
    <w:abstractNumId w:val="29"/>
  </w:num>
  <w:num w:numId="13" w16cid:durableId="776751369">
    <w:abstractNumId w:val="25"/>
  </w:num>
  <w:num w:numId="14" w16cid:durableId="1139225525">
    <w:abstractNumId w:val="28"/>
  </w:num>
  <w:num w:numId="15" w16cid:durableId="102695351">
    <w:abstractNumId w:val="4"/>
  </w:num>
  <w:num w:numId="16" w16cid:durableId="2085757017">
    <w:abstractNumId w:val="37"/>
  </w:num>
  <w:num w:numId="17" w16cid:durableId="513037777">
    <w:abstractNumId w:val="7"/>
  </w:num>
  <w:num w:numId="18" w16cid:durableId="1865365255">
    <w:abstractNumId w:val="12"/>
  </w:num>
  <w:num w:numId="19" w16cid:durableId="866262187">
    <w:abstractNumId w:val="22"/>
  </w:num>
  <w:num w:numId="20" w16cid:durableId="111174743">
    <w:abstractNumId w:val="27"/>
  </w:num>
  <w:num w:numId="21" w16cid:durableId="1972784898">
    <w:abstractNumId w:val="24"/>
  </w:num>
  <w:num w:numId="22" w16cid:durableId="762147678">
    <w:abstractNumId w:val="39"/>
  </w:num>
  <w:num w:numId="23" w16cid:durableId="1079785927">
    <w:abstractNumId w:val="8"/>
  </w:num>
  <w:num w:numId="24" w16cid:durableId="229539457">
    <w:abstractNumId w:val="11"/>
  </w:num>
  <w:num w:numId="25" w16cid:durableId="1373967569">
    <w:abstractNumId w:val="40"/>
  </w:num>
  <w:num w:numId="26" w16cid:durableId="1851943213">
    <w:abstractNumId w:val="15"/>
  </w:num>
  <w:num w:numId="27" w16cid:durableId="504973767">
    <w:abstractNumId w:val="36"/>
  </w:num>
  <w:num w:numId="28" w16cid:durableId="11037943">
    <w:abstractNumId w:val="23"/>
  </w:num>
  <w:num w:numId="29" w16cid:durableId="230233628">
    <w:abstractNumId w:val="38"/>
  </w:num>
  <w:num w:numId="30" w16cid:durableId="1692686726">
    <w:abstractNumId w:val="32"/>
  </w:num>
  <w:num w:numId="31" w16cid:durableId="1182431458">
    <w:abstractNumId w:val="26"/>
  </w:num>
  <w:num w:numId="32" w16cid:durableId="966591721">
    <w:abstractNumId w:val="30"/>
  </w:num>
  <w:num w:numId="33" w16cid:durableId="506140490">
    <w:abstractNumId w:val="34"/>
  </w:num>
  <w:num w:numId="34" w16cid:durableId="1052726209">
    <w:abstractNumId w:val="6"/>
  </w:num>
  <w:num w:numId="35" w16cid:durableId="133835603">
    <w:abstractNumId w:val="33"/>
  </w:num>
  <w:num w:numId="36" w16cid:durableId="1048338419">
    <w:abstractNumId w:val="20"/>
  </w:num>
  <w:num w:numId="37" w16cid:durableId="379206565">
    <w:abstractNumId w:val="17"/>
  </w:num>
  <w:num w:numId="38" w16cid:durableId="116220352">
    <w:abstractNumId w:val="31"/>
  </w:num>
  <w:num w:numId="39" w16cid:durableId="283850827">
    <w:abstractNumId w:val="18"/>
  </w:num>
  <w:num w:numId="40" w16cid:durableId="583223404">
    <w:abstractNumId w:val="14"/>
  </w:num>
  <w:num w:numId="41" w16cid:durableId="2055495622">
    <w:abstractNumId w:val="35"/>
  </w:num>
  <w:num w:numId="42" w16cid:durableId="518591585">
    <w:abstractNumId w:val="16"/>
  </w:num>
  <w:num w:numId="43" w16cid:durableId="44839347">
    <w:abstractNumId w:val="9"/>
  </w:num>
  <w:num w:numId="44" w16cid:durableId="1293370120">
    <w:abstractNumId w:val="41"/>
  </w:num>
  <w:num w:numId="45" w16cid:durableId="479006511">
    <w:abstractNumId w:val="10"/>
  </w:num>
  <w:num w:numId="46" w16cid:durableId="1789818001">
    <w:abstractNumId w:val="13"/>
  </w:num>
  <w:num w:numId="47" w16cid:durableId="838732101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лександр Бушуев">
    <w15:presenceInfo w15:providerId="Windows Live" w15:userId="13d59ee92ad43d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oNotHyphenateCaps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2A"/>
    <w:rsid w:val="00051851"/>
    <w:rsid w:val="0015558B"/>
    <w:rsid w:val="001641BD"/>
    <w:rsid w:val="00173C42"/>
    <w:rsid w:val="00184603"/>
    <w:rsid w:val="001C0F11"/>
    <w:rsid w:val="00256175"/>
    <w:rsid w:val="0026542A"/>
    <w:rsid w:val="0039012A"/>
    <w:rsid w:val="004833AA"/>
    <w:rsid w:val="004E7C47"/>
    <w:rsid w:val="00511CEF"/>
    <w:rsid w:val="00520A01"/>
    <w:rsid w:val="00584E78"/>
    <w:rsid w:val="005850E9"/>
    <w:rsid w:val="006817CF"/>
    <w:rsid w:val="006E3D5C"/>
    <w:rsid w:val="00704857"/>
    <w:rsid w:val="007314D2"/>
    <w:rsid w:val="008664F6"/>
    <w:rsid w:val="008C2249"/>
    <w:rsid w:val="0093369D"/>
    <w:rsid w:val="00967C75"/>
    <w:rsid w:val="00B54E3B"/>
    <w:rsid w:val="00CC0DAC"/>
    <w:rsid w:val="00D01DCE"/>
    <w:rsid w:val="00D31389"/>
    <w:rsid w:val="00E1596A"/>
    <w:rsid w:val="00F5051E"/>
    <w:rsid w:val="00F6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0059"/>
  <w15:docId w15:val="{3EA02963-9D0B-4497-BDB1-FEE6BB3F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10">
    <w:name w:val="heading 1"/>
    <w:aliases w:val="Heading 0,Heading for Top Section"/>
    <w:basedOn w:val="a9"/>
    <w:next w:val="a9"/>
    <w:uiPriority w:val="9"/>
    <w:qFormat/>
    <w:pPr>
      <w:keepNext/>
      <w:keepLines/>
      <w:pageBreakBefore/>
      <w:numPr>
        <w:numId w:val="2"/>
      </w:numPr>
      <w:spacing w:before="240" w:after="120"/>
      <w:jc w:val="center"/>
      <w:outlineLvl w:val="0"/>
    </w:pPr>
    <w:rPr>
      <w:b/>
      <w:bCs/>
      <w:caps/>
      <w:kern w:val="28"/>
      <w:sz w:val="28"/>
      <w:szCs w:val="28"/>
    </w:rPr>
  </w:style>
  <w:style w:type="paragraph" w:styleId="21">
    <w:name w:val="heading 2"/>
    <w:aliases w:val="2,Level 2 Heading,h2,Numbered indent 2,ni2,Hanging 2 Indent,numbered indent 2"/>
    <w:basedOn w:val="a9"/>
    <w:next w:val="a9"/>
    <w:uiPriority w:val="9"/>
    <w:unhideWhenUsed/>
    <w:qFormat/>
    <w:pPr>
      <w:keepNext/>
      <w:keepLines/>
      <w:numPr>
        <w:ilvl w:val="1"/>
        <w:numId w:val="2"/>
      </w:numPr>
      <w:tabs>
        <w:tab w:val="clear" w:pos="1144"/>
        <w:tab w:val="num" w:pos="718"/>
      </w:tabs>
      <w:spacing w:before="240" w:after="120"/>
      <w:ind w:left="718"/>
      <w:jc w:val="left"/>
      <w:outlineLvl w:val="1"/>
    </w:pPr>
    <w:rPr>
      <w:b/>
      <w:bCs/>
      <w:kern w:val="28"/>
    </w:rPr>
  </w:style>
  <w:style w:type="paragraph" w:styleId="3">
    <w:name w:val="heading 3"/>
    <w:aliases w:val="h3"/>
    <w:basedOn w:val="a9"/>
    <w:next w:val="a9"/>
    <w:uiPriority w:val="9"/>
    <w:semiHidden/>
    <w:unhideWhenUsed/>
    <w:qFormat/>
    <w:pPr>
      <w:keepNext/>
      <w:keepLines/>
      <w:numPr>
        <w:ilvl w:val="2"/>
        <w:numId w:val="2"/>
      </w:numPr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9"/>
    <w:next w:val="a9"/>
    <w:uiPriority w:val="9"/>
    <w:semiHidden/>
    <w:unhideWhenUsed/>
    <w:qFormat/>
    <w:pPr>
      <w:keepNext/>
      <w:numPr>
        <w:ilvl w:val="3"/>
        <w:numId w:val="2"/>
      </w:numPr>
      <w:spacing w:before="240"/>
      <w:jc w:val="left"/>
      <w:outlineLvl w:val="3"/>
    </w:pPr>
    <w:rPr>
      <w:b/>
      <w:bCs/>
    </w:rPr>
  </w:style>
  <w:style w:type="paragraph" w:styleId="5">
    <w:name w:val="heading 5"/>
    <w:basedOn w:val="a9"/>
    <w:next w:val="a9"/>
    <w:uiPriority w:val="9"/>
    <w:semiHidden/>
    <w:unhideWhenUsed/>
    <w:qFormat/>
    <w:pPr>
      <w:keepNext/>
      <w:numPr>
        <w:ilvl w:val="4"/>
        <w:numId w:val="2"/>
      </w:numPr>
      <w:spacing w:before="240"/>
      <w:jc w:val="left"/>
      <w:outlineLvl w:val="4"/>
    </w:pPr>
    <w:rPr>
      <w:b/>
      <w:bCs/>
    </w:rPr>
  </w:style>
  <w:style w:type="paragraph" w:styleId="6">
    <w:name w:val="heading 6"/>
    <w:basedOn w:val="a9"/>
    <w:next w:val="a9"/>
    <w:uiPriority w:val="9"/>
    <w:semiHidden/>
    <w:unhideWhenUsed/>
    <w:qFormat/>
    <w:pPr>
      <w:keepNext/>
      <w:numPr>
        <w:ilvl w:val="5"/>
        <w:numId w:val="2"/>
      </w:numPr>
      <w:jc w:val="left"/>
      <w:outlineLvl w:val="5"/>
    </w:pPr>
    <w:rPr>
      <w:b/>
      <w:bCs/>
    </w:rPr>
  </w:style>
  <w:style w:type="paragraph" w:styleId="7">
    <w:name w:val="heading 7"/>
    <w:basedOn w:val="a9"/>
    <w:next w:val="a9"/>
    <w:qFormat/>
    <w:pPr>
      <w:numPr>
        <w:ilvl w:val="6"/>
        <w:numId w:val="2"/>
      </w:numPr>
      <w:jc w:val="left"/>
      <w:outlineLvl w:val="6"/>
    </w:pPr>
    <w:rPr>
      <w:b/>
      <w:bCs/>
    </w:rPr>
  </w:style>
  <w:style w:type="paragraph" w:styleId="8">
    <w:name w:val="heading 8"/>
    <w:basedOn w:val="a9"/>
    <w:next w:val="a9"/>
    <w:qFormat/>
    <w:pPr>
      <w:numPr>
        <w:ilvl w:val="7"/>
        <w:numId w:val="2"/>
      </w:numPr>
      <w:jc w:val="left"/>
      <w:outlineLvl w:val="7"/>
    </w:pPr>
    <w:rPr>
      <w:b/>
      <w:bCs/>
    </w:rPr>
  </w:style>
  <w:style w:type="paragraph" w:styleId="9">
    <w:name w:val="heading 9"/>
    <w:basedOn w:val="a9"/>
    <w:next w:val="a9"/>
    <w:qFormat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customStyle="1" w:styleId="ad">
    <w:name w:val="Наименование документа"/>
    <w:pPr>
      <w:spacing w:before="120" w:after="120"/>
      <w:jc w:val="center"/>
    </w:pPr>
    <w:rPr>
      <w:rFonts w:ascii="Arial" w:hAnsi="Arial"/>
      <w:b/>
      <w:bCs/>
      <w:sz w:val="28"/>
      <w:szCs w:val="28"/>
    </w:rPr>
  </w:style>
  <w:style w:type="paragraph" w:customStyle="1" w:styleId="ae">
    <w:name w:val="Код документа"/>
    <w:pPr>
      <w:spacing w:before="120"/>
      <w:jc w:val="center"/>
    </w:pPr>
    <w:rPr>
      <w:rFonts w:ascii="Arial" w:hAnsi="Arial"/>
      <w:caps/>
      <w:sz w:val="24"/>
      <w:szCs w:val="24"/>
    </w:rPr>
  </w:style>
  <w:style w:type="paragraph" w:customStyle="1" w:styleId="af">
    <w:name w:val="Нормальный"/>
    <w:pPr>
      <w:widowControl w:val="0"/>
    </w:pPr>
  </w:style>
  <w:style w:type="paragraph" w:customStyle="1" w:styleId="Heading">
    <w:name w:val="Heading"/>
    <w:rPr>
      <w:rFonts w:ascii="Arial" w:hAnsi="Arial"/>
      <w:b/>
      <w:bCs/>
      <w:sz w:val="22"/>
      <w:szCs w:val="22"/>
    </w:rPr>
  </w:style>
  <w:style w:type="paragraph" w:customStyle="1" w:styleId="Normal1">
    <w:name w:val="Normal1"/>
    <w:pPr>
      <w:widowControl w:val="0"/>
    </w:pPr>
  </w:style>
  <w:style w:type="paragraph" w:customStyle="1" w:styleId="13">
    <w:name w:val="Текст_Абзаца_Вар_1"/>
    <w:pPr>
      <w:spacing w:before="40" w:after="40"/>
      <w:ind w:firstLine="567"/>
      <w:jc w:val="both"/>
    </w:pPr>
    <w:rPr>
      <w:sz w:val="22"/>
      <w:szCs w:val="22"/>
    </w:rPr>
  </w:style>
  <w:style w:type="paragraph" w:customStyle="1" w:styleId="af0">
    <w:name w:val="Текст_Абзаца"/>
    <w:pPr>
      <w:spacing w:before="40" w:after="40"/>
      <w:ind w:left="851" w:firstLine="425"/>
      <w:jc w:val="both"/>
    </w:pPr>
    <w:rPr>
      <w:sz w:val="24"/>
      <w:szCs w:val="24"/>
    </w:rPr>
  </w:style>
  <w:style w:type="paragraph" w:styleId="af1">
    <w:name w:val="Body Text"/>
    <w:basedOn w:val="a9"/>
  </w:style>
  <w:style w:type="paragraph" w:styleId="af2">
    <w:name w:val="Revision"/>
    <w:hidden/>
    <w:rPr>
      <w:sz w:val="24"/>
      <w:szCs w:val="24"/>
    </w:rPr>
  </w:style>
  <w:style w:type="paragraph" w:styleId="af3">
    <w:name w:val="header"/>
    <w:basedOn w:val="a9"/>
    <w:pPr>
      <w:tabs>
        <w:tab w:val="center" w:pos="4153"/>
        <w:tab w:val="right" w:pos="8306"/>
      </w:tabs>
    </w:pPr>
  </w:style>
  <w:style w:type="paragraph" w:styleId="af4">
    <w:name w:val="footer"/>
    <w:basedOn w:val="a9"/>
    <w:pPr>
      <w:tabs>
        <w:tab w:val="center" w:pos="4153"/>
        <w:tab w:val="right" w:pos="8306"/>
      </w:tabs>
    </w:pPr>
  </w:style>
  <w:style w:type="paragraph" w:customStyle="1" w:styleId="company">
    <w:name w:val="company"/>
    <w:basedOn w:val="a9"/>
    <w:pPr>
      <w:widowControl w:val="0"/>
      <w:spacing w:after="240" w:line="240" w:lineRule="auto"/>
      <w:ind w:firstLine="0"/>
      <w:jc w:val="center"/>
    </w:pPr>
    <w:rPr>
      <w:b/>
      <w:bCs/>
    </w:rPr>
  </w:style>
  <w:style w:type="paragraph" w:customStyle="1" w:styleId="af5">
    <w:name w:val="Текст в таблице"/>
    <w:basedOn w:val="a9"/>
    <w:pPr>
      <w:keepLines/>
      <w:spacing w:line="240" w:lineRule="auto"/>
      <w:ind w:firstLine="0"/>
      <w:jc w:val="left"/>
    </w:pPr>
  </w:style>
  <w:style w:type="paragraph" w:customStyle="1" w:styleId="af6">
    <w:name w:val="Наименование системы"/>
    <w:basedOn w:val="a9"/>
    <w:pPr>
      <w:spacing w:before="1080"/>
      <w:ind w:firstLine="0"/>
      <w:jc w:val="center"/>
    </w:pPr>
    <w:rPr>
      <w:caps/>
      <w:sz w:val="28"/>
      <w:szCs w:val="28"/>
    </w:rPr>
  </w:style>
  <w:style w:type="paragraph" w:styleId="14">
    <w:name w:val="toc 1"/>
    <w:basedOn w:val="a9"/>
    <w:next w:val="a9"/>
    <w:pPr>
      <w:tabs>
        <w:tab w:val="right" w:leader="dot" w:pos="10195"/>
      </w:tabs>
      <w:spacing w:line="240" w:lineRule="auto"/>
      <w:ind w:left="567" w:firstLine="0"/>
      <w:jc w:val="left"/>
    </w:pPr>
    <w:rPr>
      <w:caps/>
      <w:sz w:val="20"/>
      <w:szCs w:val="20"/>
    </w:rPr>
  </w:style>
  <w:style w:type="paragraph" w:styleId="23">
    <w:name w:val="toc 2"/>
    <w:basedOn w:val="a9"/>
    <w:next w:val="a9"/>
    <w:pPr>
      <w:tabs>
        <w:tab w:val="right" w:leader="dot" w:pos="10195"/>
      </w:tabs>
      <w:spacing w:line="240" w:lineRule="auto"/>
      <w:ind w:left="567" w:firstLine="0"/>
      <w:jc w:val="left"/>
    </w:pPr>
    <w:rPr>
      <w:caps/>
      <w:sz w:val="20"/>
      <w:szCs w:val="20"/>
    </w:rPr>
  </w:style>
  <w:style w:type="paragraph" w:styleId="31">
    <w:name w:val="toc 3"/>
    <w:basedOn w:val="a9"/>
    <w:next w:val="a9"/>
    <w:pPr>
      <w:tabs>
        <w:tab w:val="right" w:leader="dot" w:pos="10195"/>
      </w:tabs>
      <w:spacing w:line="240" w:lineRule="auto"/>
      <w:ind w:left="567" w:firstLine="0"/>
      <w:jc w:val="left"/>
    </w:pPr>
    <w:rPr>
      <w:caps/>
      <w:sz w:val="20"/>
      <w:szCs w:val="20"/>
    </w:rPr>
  </w:style>
  <w:style w:type="paragraph" w:styleId="60">
    <w:name w:val="toc 6"/>
    <w:basedOn w:val="a9"/>
    <w:next w:val="a9"/>
    <w:pPr>
      <w:ind w:left="1200"/>
      <w:jc w:val="left"/>
    </w:pPr>
    <w:rPr>
      <w:sz w:val="18"/>
      <w:szCs w:val="18"/>
    </w:rPr>
  </w:style>
  <w:style w:type="paragraph" w:styleId="70">
    <w:name w:val="toc 7"/>
    <w:basedOn w:val="a9"/>
    <w:next w:val="a9"/>
    <w:pPr>
      <w:ind w:left="1440"/>
      <w:jc w:val="left"/>
    </w:pPr>
    <w:rPr>
      <w:sz w:val="18"/>
      <w:szCs w:val="18"/>
    </w:rPr>
  </w:style>
  <w:style w:type="paragraph" w:styleId="80">
    <w:name w:val="toc 8"/>
    <w:basedOn w:val="a9"/>
    <w:next w:val="a9"/>
    <w:pPr>
      <w:ind w:left="1680"/>
      <w:jc w:val="left"/>
    </w:pPr>
    <w:rPr>
      <w:sz w:val="18"/>
      <w:szCs w:val="18"/>
    </w:rPr>
  </w:style>
  <w:style w:type="paragraph" w:styleId="90">
    <w:name w:val="toc 9"/>
    <w:basedOn w:val="a9"/>
    <w:next w:val="a9"/>
    <w:pPr>
      <w:ind w:left="1920"/>
      <w:jc w:val="left"/>
    </w:pPr>
    <w:rPr>
      <w:sz w:val="18"/>
      <w:szCs w:val="18"/>
    </w:rPr>
  </w:style>
  <w:style w:type="paragraph" w:styleId="af7">
    <w:name w:val="Document Map"/>
    <w:basedOn w:val="a9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a0">
    <w:name w:val="Приложение"/>
    <w:basedOn w:val="a9"/>
    <w:next w:val="a9"/>
    <w:pPr>
      <w:keepNext/>
      <w:keepLines/>
      <w:pageBreakBefore/>
      <w:numPr>
        <w:numId w:val="3"/>
      </w:numPr>
      <w:tabs>
        <w:tab w:val="clear" w:pos="360"/>
      </w:tabs>
      <w:spacing w:before="240"/>
      <w:ind w:left="432" w:hanging="432"/>
      <w:jc w:val="center"/>
    </w:pPr>
    <w:rPr>
      <w:b/>
      <w:bCs/>
      <w:caps/>
      <w:sz w:val="32"/>
      <w:szCs w:val="32"/>
    </w:rPr>
  </w:style>
  <w:style w:type="paragraph" w:customStyle="1" w:styleId="af8">
    <w:name w:val="Раздел приложения"/>
    <w:basedOn w:val="a9"/>
    <w:next w:val="a9"/>
    <w:pPr>
      <w:tabs>
        <w:tab w:val="num" w:pos="718"/>
      </w:tabs>
      <w:spacing w:before="240"/>
      <w:ind w:left="360" w:firstLine="1134"/>
      <w:jc w:val="left"/>
    </w:pPr>
    <w:rPr>
      <w:b/>
      <w:bCs/>
      <w:sz w:val="28"/>
      <w:szCs w:val="28"/>
    </w:rPr>
  </w:style>
  <w:style w:type="paragraph" w:customStyle="1" w:styleId="a4">
    <w:name w:val="Нумерация"/>
    <w:basedOn w:val="a9"/>
    <w:pPr>
      <w:numPr>
        <w:numId w:val="13"/>
      </w:numPr>
      <w:tabs>
        <w:tab w:val="left" w:pos="1134"/>
      </w:tabs>
      <w:jc w:val="left"/>
    </w:pPr>
  </w:style>
  <w:style w:type="paragraph" w:styleId="af9">
    <w:name w:val="List"/>
    <w:basedOn w:val="a9"/>
    <w:pPr>
      <w:tabs>
        <w:tab w:val="num" w:pos="360"/>
      </w:tabs>
      <w:ind w:left="360" w:hanging="360"/>
      <w:jc w:val="left"/>
    </w:pPr>
  </w:style>
  <w:style w:type="paragraph" w:customStyle="1" w:styleId="a6">
    <w:name w:val="Рисунок"/>
    <w:basedOn w:val="a9"/>
    <w:next w:val="a9"/>
    <w:pPr>
      <w:numPr>
        <w:numId w:val="14"/>
      </w:numPr>
      <w:jc w:val="center"/>
    </w:pPr>
  </w:style>
  <w:style w:type="paragraph" w:customStyle="1" w:styleId="a">
    <w:name w:val="Таблица"/>
    <w:basedOn w:val="a9"/>
    <w:next w:val="a9"/>
    <w:pPr>
      <w:numPr>
        <w:numId w:val="6"/>
      </w:numPr>
      <w:ind w:left="360"/>
      <w:jc w:val="left"/>
    </w:pPr>
  </w:style>
  <w:style w:type="paragraph" w:styleId="afa">
    <w:name w:val="caption"/>
    <w:basedOn w:val="a9"/>
    <w:next w:val="a9"/>
    <w:qFormat/>
    <w:pPr>
      <w:jc w:val="center"/>
    </w:pPr>
    <w:rPr>
      <w:b/>
      <w:bCs/>
    </w:rPr>
  </w:style>
  <w:style w:type="paragraph" w:styleId="afb">
    <w:name w:val="Block Text"/>
    <w:basedOn w:val="a9"/>
  </w:style>
  <w:style w:type="paragraph" w:styleId="afc">
    <w:name w:val="Body Text Indent"/>
    <w:basedOn w:val="a9"/>
    <w:pPr>
      <w:spacing w:after="120"/>
      <w:ind w:firstLine="0"/>
    </w:pPr>
  </w:style>
  <w:style w:type="paragraph" w:styleId="24">
    <w:name w:val="Body Text Indent 2"/>
    <w:basedOn w:val="a9"/>
  </w:style>
  <w:style w:type="paragraph" w:customStyle="1" w:styleId="CommentText">
    <w:name w:val="Comment Text"/>
    <w:basedOn w:val="a9"/>
    <w:rPr>
      <w:sz w:val="20"/>
      <w:szCs w:val="20"/>
    </w:rPr>
  </w:style>
  <w:style w:type="paragraph" w:customStyle="1" w:styleId="xl26">
    <w:name w:val="xl26"/>
    <w:basedOn w:val="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after="100" w:line="240" w:lineRule="auto"/>
      <w:ind w:firstLine="0"/>
      <w:jc w:val="left"/>
    </w:pPr>
    <w:rPr>
      <w:rFonts w:ascii="Arial CYR" w:hAnsi="Arial CYR"/>
      <w:b/>
      <w:bCs/>
      <w:i/>
      <w:iCs/>
    </w:rPr>
  </w:style>
  <w:style w:type="paragraph" w:styleId="afd">
    <w:name w:val="List Bullet"/>
    <w:basedOn w:val="a9"/>
  </w:style>
  <w:style w:type="paragraph" w:styleId="afe">
    <w:name w:val="Title"/>
    <w:basedOn w:val="a9"/>
    <w:uiPriority w:val="10"/>
    <w:qFormat/>
    <w:pPr>
      <w:pageBreakBefore/>
      <w:spacing w:after="60"/>
      <w:ind w:firstLine="0"/>
      <w:jc w:val="center"/>
      <w:outlineLvl w:val="0"/>
    </w:pPr>
    <w:rPr>
      <w:b/>
      <w:bCs/>
      <w:kern w:val="28"/>
      <w:sz w:val="28"/>
      <w:szCs w:val="28"/>
    </w:rPr>
  </w:style>
  <w:style w:type="paragraph" w:customStyle="1" w:styleId="aff">
    <w:name w:val="Начало таблицы"/>
    <w:basedOn w:val="a9"/>
    <w:next w:val="a9"/>
    <w:pPr>
      <w:spacing w:before="60"/>
      <w:jc w:val="center"/>
    </w:pPr>
    <w:rPr>
      <w:rFonts w:ascii="TimesDL" w:hAnsi="TimesDL"/>
      <w:b/>
      <w:bCs/>
      <w:sz w:val="20"/>
      <w:szCs w:val="20"/>
    </w:rPr>
  </w:style>
  <w:style w:type="paragraph" w:customStyle="1" w:styleId="bodycopy">
    <w:name w:val="bodycopy"/>
    <w:basedOn w:val="a9"/>
    <w:pPr>
      <w:spacing w:before="100" w:after="100" w:line="210" w:lineRule="atLeast"/>
      <w:ind w:firstLine="0"/>
      <w:jc w:val="left"/>
    </w:pPr>
    <w:rPr>
      <w:rFonts w:ascii="Arial" w:hAnsi="Arial"/>
      <w:color w:val="000000"/>
      <w:sz w:val="18"/>
      <w:szCs w:val="18"/>
    </w:rPr>
  </w:style>
  <w:style w:type="paragraph" w:customStyle="1" w:styleId="parahead1">
    <w:name w:val="parahead1"/>
    <w:basedOn w:val="a9"/>
    <w:pPr>
      <w:spacing w:before="100" w:after="100" w:line="255" w:lineRule="atLeast"/>
      <w:ind w:firstLine="0"/>
      <w:jc w:val="left"/>
    </w:pPr>
    <w:rPr>
      <w:rFonts w:ascii="Arial" w:hAnsi="Arial"/>
      <w:b/>
      <w:bCs/>
      <w:color w:val="000000"/>
      <w:sz w:val="21"/>
      <w:szCs w:val="21"/>
    </w:rPr>
  </w:style>
  <w:style w:type="paragraph" w:customStyle="1" w:styleId="parahead2">
    <w:name w:val="parahead2"/>
    <w:basedOn w:val="a9"/>
    <w:pPr>
      <w:spacing w:before="100" w:after="100" w:line="255" w:lineRule="atLeast"/>
      <w:ind w:firstLine="0"/>
      <w:jc w:val="left"/>
    </w:pPr>
    <w:rPr>
      <w:rFonts w:ascii="Arial" w:hAnsi="Arial"/>
      <w:b/>
      <w:bCs/>
      <w:color w:val="808080"/>
      <w:sz w:val="21"/>
      <w:szCs w:val="21"/>
    </w:rPr>
  </w:style>
  <w:style w:type="paragraph" w:customStyle="1" w:styleId="Bullet">
    <w:name w:val="Bullet"/>
    <w:basedOn w:val="a9"/>
    <w:pPr>
      <w:widowControl w:val="0"/>
      <w:numPr>
        <w:numId w:val="9"/>
      </w:numPr>
      <w:spacing w:after="60"/>
      <w:ind w:left="714" w:hanging="357"/>
    </w:pPr>
  </w:style>
  <w:style w:type="paragraph" w:customStyle="1" w:styleId="a8">
    <w:name w:val="Перечисления"/>
    <w:basedOn w:val="a9"/>
    <w:pPr>
      <w:keepNext/>
      <w:numPr>
        <w:numId w:val="16"/>
      </w:numPr>
    </w:pPr>
    <w:rPr>
      <w:color w:val="000000"/>
      <w:sz w:val="22"/>
      <w:szCs w:val="22"/>
      <w:lang w:val="en-US"/>
    </w:rPr>
  </w:style>
  <w:style w:type="paragraph" w:customStyle="1" w:styleId="11">
    <w:name w:val="Маркированный1"/>
    <w:basedOn w:val="a9"/>
    <w:pPr>
      <w:numPr>
        <w:numId w:val="21"/>
      </w:numPr>
      <w:jc w:val="left"/>
    </w:pPr>
    <w:rPr>
      <w:sz w:val="22"/>
      <w:szCs w:val="22"/>
      <w:lang w:val="en-US"/>
    </w:rPr>
  </w:style>
  <w:style w:type="paragraph" w:customStyle="1" w:styleId="a1">
    <w:name w:val="Список простой"/>
    <w:basedOn w:val="a9"/>
    <w:pPr>
      <w:numPr>
        <w:numId w:val="11"/>
      </w:numPr>
      <w:spacing w:after="120"/>
    </w:pPr>
    <w:rPr>
      <w:sz w:val="16"/>
      <w:szCs w:val="16"/>
      <w:lang w:val="en-US"/>
    </w:rPr>
  </w:style>
  <w:style w:type="paragraph" w:customStyle="1" w:styleId="20">
    <w:name w:val="Маркированный 2"/>
    <w:basedOn w:val="a9"/>
    <w:pPr>
      <w:numPr>
        <w:numId w:val="18"/>
      </w:numPr>
      <w:jc w:val="left"/>
    </w:pPr>
    <w:rPr>
      <w:sz w:val="22"/>
      <w:szCs w:val="22"/>
      <w:lang w:val="en-US"/>
    </w:rPr>
  </w:style>
  <w:style w:type="paragraph" w:customStyle="1" w:styleId="a3">
    <w:name w:val="Список нумерованный"/>
    <w:basedOn w:val="a9"/>
    <w:pPr>
      <w:numPr>
        <w:numId w:val="19"/>
      </w:numPr>
    </w:pPr>
    <w:rPr>
      <w:sz w:val="16"/>
      <w:szCs w:val="16"/>
      <w:lang w:val="en-US"/>
    </w:rPr>
  </w:style>
  <w:style w:type="paragraph" w:customStyle="1" w:styleId="a5">
    <w:name w:val="Список многоуровневый"/>
    <w:basedOn w:val="a9"/>
    <w:pPr>
      <w:numPr>
        <w:numId w:val="20"/>
      </w:numPr>
      <w:jc w:val="left"/>
    </w:pPr>
    <w:rPr>
      <w:sz w:val="16"/>
      <w:szCs w:val="16"/>
      <w:lang w:val="en-US"/>
    </w:rPr>
  </w:style>
  <w:style w:type="paragraph" w:customStyle="1" w:styleId="12">
    <w:name w:val="Многоуровневый 1"/>
    <w:basedOn w:val="a9"/>
    <w:pPr>
      <w:numPr>
        <w:numId w:val="22"/>
      </w:numPr>
    </w:pPr>
    <w:rPr>
      <w:sz w:val="16"/>
      <w:szCs w:val="16"/>
      <w:lang w:val="en-US"/>
    </w:rPr>
  </w:style>
  <w:style w:type="paragraph" w:customStyle="1" w:styleId="22">
    <w:name w:val="Многоуровневый 2"/>
    <w:basedOn w:val="a9"/>
    <w:pPr>
      <w:numPr>
        <w:ilvl w:val="1"/>
        <w:numId w:val="22"/>
      </w:numPr>
    </w:pPr>
    <w:rPr>
      <w:sz w:val="16"/>
      <w:szCs w:val="16"/>
      <w:lang w:val="en-US"/>
    </w:rPr>
  </w:style>
  <w:style w:type="paragraph" w:customStyle="1" w:styleId="30">
    <w:name w:val="Многоуровневый 3"/>
    <w:basedOn w:val="a9"/>
    <w:pPr>
      <w:numPr>
        <w:ilvl w:val="2"/>
        <w:numId w:val="22"/>
      </w:numPr>
    </w:pPr>
    <w:rPr>
      <w:sz w:val="16"/>
      <w:szCs w:val="16"/>
      <w:lang w:val="en-US"/>
    </w:rPr>
  </w:style>
  <w:style w:type="paragraph" w:customStyle="1" w:styleId="40">
    <w:name w:val="Многоуровневый 4"/>
    <w:basedOn w:val="a9"/>
    <w:pPr>
      <w:numPr>
        <w:ilvl w:val="3"/>
        <w:numId w:val="22"/>
      </w:numPr>
    </w:pPr>
    <w:rPr>
      <w:sz w:val="16"/>
      <w:szCs w:val="16"/>
      <w:lang w:val="en-US"/>
    </w:rPr>
  </w:style>
  <w:style w:type="paragraph" w:styleId="aff0">
    <w:name w:val="footnote text"/>
    <w:basedOn w:val="a9"/>
    <w:link w:val="aff1"/>
    <w:pPr>
      <w:spacing w:after="120"/>
      <w:ind w:firstLine="0"/>
    </w:pPr>
  </w:style>
  <w:style w:type="paragraph" w:styleId="32">
    <w:name w:val="Body Text Indent 3"/>
    <w:basedOn w:val="a9"/>
    <w:rPr>
      <w:rFonts w:ascii="Arial" w:hAnsi="Arial"/>
    </w:rPr>
  </w:style>
  <w:style w:type="paragraph" w:styleId="25">
    <w:name w:val="List Continue 2"/>
    <w:basedOn w:val="a9"/>
    <w:pPr>
      <w:widowControl w:val="0"/>
      <w:spacing w:before="100" w:after="120"/>
      <w:ind w:left="566" w:firstLine="0"/>
      <w:jc w:val="left"/>
    </w:pPr>
    <w:rPr>
      <w:color w:val="000000"/>
    </w:rPr>
  </w:style>
  <w:style w:type="paragraph" w:customStyle="1" w:styleId="H2">
    <w:name w:val="H2"/>
    <w:basedOn w:val="a9"/>
    <w:next w:val="a9"/>
    <w:pPr>
      <w:keepNext/>
      <w:widowControl w:val="0"/>
      <w:spacing w:before="100" w:after="100"/>
      <w:ind w:firstLine="0"/>
      <w:jc w:val="left"/>
      <w:outlineLvl w:val="2"/>
    </w:pPr>
    <w:rPr>
      <w:b/>
      <w:bCs/>
      <w:sz w:val="36"/>
      <w:szCs w:val="36"/>
    </w:rPr>
  </w:style>
  <w:style w:type="paragraph" w:customStyle="1" w:styleId="H3">
    <w:name w:val="H3"/>
    <w:basedOn w:val="a9"/>
    <w:next w:val="a9"/>
    <w:pPr>
      <w:keepNext/>
      <w:widowControl w:val="0"/>
      <w:spacing w:before="100" w:after="100"/>
      <w:ind w:firstLine="0"/>
      <w:jc w:val="left"/>
      <w:outlineLvl w:val="3"/>
    </w:pPr>
    <w:rPr>
      <w:b/>
      <w:bCs/>
      <w:sz w:val="28"/>
      <w:szCs w:val="28"/>
    </w:rPr>
  </w:style>
  <w:style w:type="paragraph" w:customStyle="1" w:styleId="Left">
    <w:name w:val="Left"/>
    <w:basedOn w:val="a9"/>
    <w:pPr>
      <w:spacing w:after="120"/>
      <w:ind w:firstLine="0"/>
    </w:pPr>
  </w:style>
  <w:style w:type="paragraph" w:customStyle="1" w:styleId="aff2">
    <w:name w:val="Адреса"/>
    <w:basedOn w:val="a9"/>
    <w:next w:val="a9"/>
    <w:pPr>
      <w:widowControl w:val="0"/>
      <w:ind w:firstLine="0"/>
      <w:jc w:val="left"/>
    </w:pPr>
    <w:rPr>
      <w:i/>
      <w:iCs/>
    </w:rPr>
  </w:style>
  <w:style w:type="paragraph" w:styleId="aff3">
    <w:name w:val="Balloon Text"/>
    <w:basedOn w:val="a9"/>
    <w:rPr>
      <w:rFonts w:ascii="Tahoma" w:hAnsi="Tahoma"/>
      <w:sz w:val="16"/>
      <w:szCs w:val="16"/>
      <w:lang w:val="en-US"/>
    </w:rPr>
  </w:style>
  <w:style w:type="paragraph" w:customStyle="1" w:styleId="aff4">
    <w:name w:val="Основной"/>
    <w:basedOn w:val="a9"/>
    <w:pPr>
      <w:spacing w:before="120" w:after="60" w:line="340" w:lineRule="exact"/>
      <w:ind w:firstLine="709"/>
    </w:pPr>
    <w:rPr>
      <w:sz w:val="26"/>
      <w:szCs w:val="26"/>
      <w:lang w:val="en-US"/>
    </w:rPr>
  </w:style>
  <w:style w:type="paragraph" w:customStyle="1" w:styleId="15">
    <w:name w:val="Стиль1"/>
    <w:basedOn w:val="a9"/>
    <w:pPr>
      <w:tabs>
        <w:tab w:val="left" w:pos="1080"/>
      </w:tabs>
      <w:spacing w:before="60" w:after="60" w:line="240" w:lineRule="auto"/>
      <w:ind w:left="1080" w:hanging="360"/>
    </w:pPr>
    <w:rPr>
      <w:lang w:val="en-US"/>
    </w:rPr>
  </w:style>
  <w:style w:type="paragraph" w:customStyle="1" w:styleId="a2">
    <w:name w:val="Перечисление"/>
    <w:basedOn w:val="a9"/>
    <w:pPr>
      <w:numPr>
        <w:numId w:val="23"/>
      </w:numPr>
      <w:spacing w:before="60" w:after="60"/>
      <w:ind w:left="0" w:firstLine="720"/>
    </w:pPr>
    <w:rPr>
      <w:lang w:val="en-US"/>
    </w:rPr>
  </w:style>
  <w:style w:type="paragraph" w:customStyle="1" w:styleId="Menu1">
    <w:name w:val="Menu1"/>
    <w:basedOn w:val="a9"/>
    <w:next w:val="a9"/>
    <w:pPr>
      <w:spacing w:before="60" w:after="60" w:line="240" w:lineRule="auto"/>
      <w:ind w:firstLine="720"/>
    </w:pPr>
    <w:rPr>
      <w:b/>
      <w:bCs/>
      <w:sz w:val="18"/>
      <w:szCs w:val="18"/>
      <w:lang w:val="en-US"/>
    </w:rPr>
  </w:style>
  <w:style w:type="paragraph" w:customStyle="1" w:styleId="aff5">
    <w:name w:val="Примечание"/>
    <w:basedOn w:val="a9"/>
    <w:pPr>
      <w:spacing w:before="60" w:after="60" w:line="240" w:lineRule="auto"/>
      <w:ind w:left="1701" w:firstLine="0"/>
    </w:pPr>
    <w:rPr>
      <w:rFonts w:ascii="Verdana" w:hAnsi="Verdana"/>
      <w:sz w:val="18"/>
      <w:szCs w:val="18"/>
      <w:lang w:val="en-US"/>
    </w:rPr>
  </w:style>
  <w:style w:type="paragraph" w:customStyle="1" w:styleId="aff6">
    <w:name w:val="Литература"/>
    <w:basedOn w:val="a9"/>
    <w:pPr>
      <w:spacing w:line="240" w:lineRule="auto"/>
      <w:ind w:left="360" w:hanging="360"/>
    </w:pPr>
    <w:rPr>
      <w:lang w:val="en-US"/>
    </w:rPr>
  </w:style>
  <w:style w:type="paragraph" w:customStyle="1" w:styleId="BasicBullet">
    <w:name w:val="Basic Bullet"/>
    <w:basedOn w:val="a9"/>
    <w:pPr>
      <w:tabs>
        <w:tab w:val="num" w:pos="643"/>
      </w:tabs>
      <w:spacing w:line="240" w:lineRule="auto"/>
      <w:ind w:left="360" w:hanging="360"/>
      <w:jc w:val="left"/>
    </w:pPr>
    <w:rPr>
      <w:b/>
      <w:bCs/>
      <w:sz w:val="22"/>
      <w:szCs w:val="22"/>
      <w:lang w:val="en-US"/>
    </w:rPr>
  </w:style>
  <w:style w:type="paragraph" w:customStyle="1" w:styleId="Bullet1">
    <w:name w:val="Bullet 1"/>
    <w:basedOn w:val="a9"/>
    <w:pPr>
      <w:numPr>
        <w:numId w:val="5"/>
      </w:numPr>
      <w:tabs>
        <w:tab w:val="num" w:pos="720"/>
      </w:tabs>
      <w:spacing w:line="240" w:lineRule="auto"/>
      <w:ind w:left="720"/>
      <w:jc w:val="left"/>
    </w:pPr>
    <w:rPr>
      <w:sz w:val="22"/>
      <w:szCs w:val="22"/>
      <w:lang w:val="en-US"/>
    </w:rPr>
  </w:style>
  <w:style w:type="paragraph" w:customStyle="1" w:styleId="Bullet2">
    <w:name w:val="Bullet 2"/>
    <w:basedOn w:val="a9"/>
    <w:pPr>
      <w:tabs>
        <w:tab w:val="num" w:pos="643"/>
      </w:tabs>
      <w:spacing w:after="60" w:line="240" w:lineRule="auto"/>
      <w:ind w:left="643" w:hanging="360"/>
      <w:jc w:val="left"/>
    </w:pPr>
    <w:rPr>
      <w:sz w:val="22"/>
      <w:szCs w:val="22"/>
      <w:lang w:val="en-US"/>
    </w:rPr>
  </w:style>
  <w:style w:type="paragraph" w:styleId="26">
    <w:name w:val="List Number 2"/>
    <w:basedOn w:val="a9"/>
    <w:pPr>
      <w:widowControl w:val="0"/>
      <w:tabs>
        <w:tab w:val="num" w:pos="643"/>
        <w:tab w:val="left" w:pos="714"/>
      </w:tabs>
      <w:spacing w:before="120" w:line="240" w:lineRule="auto"/>
      <w:ind w:left="714" w:hanging="357"/>
    </w:pPr>
    <w:rPr>
      <w:sz w:val="22"/>
      <w:szCs w:val="22"/>
      <w:lang w:val="en-US"/>
    </w:rPr>
  </w:style>
  <w:style w:type="paragraph" w:styleId="aff7">
    <w:name w:val="List Number"/>
    <w:basedOn w:val="a9"/>
    <w:pPr>
      <w:widowControl w:val="0"/>
      <w:tabs>
        <w:tab w:val="decimal" w:pos="360"/>
      </w:tabs>
      <w:spacing w:before="120" w:line="240" w:lineRule="auto"/>
      <w:ind w:left="357" w:hanging="357"/>
    </w:pPr>
    <w:rPr>
      <w:sz w:val="22"/>
      <w:szCs w:val="22"/>
      <w:lang w:val="en-US"/>
    </w:rPr>
  </w:style>
  <w:style w:type="paragraph" w:customStyle="1" w:styleId="-">
    <w:name w:val="Перечисление-Гипертекст"/>
    <w:basedOn w:val="a9"/>
    <w:pPr>
      <w:tabs>
        <w:tab w:val="num" w:pos="390"/>
      </w:tabs>
      <w:spacing w:before="100" w:after="100" w:line="240" w:lineRule="auto"/>
      <w:ind w:left="738" w:hanging="284"/>
    </w:pPr>
  </w:style>
  <w:style w:type="paragraph" w:customStyle="1" w:styleId="16">
    <w:name w:val="НеНум_Список_Перечисление_1"/>
    <w:basedOn w:val="a9"/>
    <w:pPr>
      <w:tabs>
        <w:tab w:val="num" w:pos="1560"/>
      </w:tabs>
      <w:spacing w:line="240" w:lineRule="auto"/>
      <w:ind w:left="1560" w:hanging="360"/>
    </w:pPr>
  </w:style>
  <w:style w:type="paragraph" w:styleId="33">
    <w:name w:val="Body Text 3"/>
    <w:basedOn w:val="a9"/>
    <w:pPr>
      <w:spacing w:after="120"/>
    </w:pPr>
    <w:rPr>
      <w:sz w:val="16"/>
      <w:szCs w:val="16"/>
    </w:rPr>
  </w:style>
  <w:style w:type="paragraph" w:customStyle="1" w:styleId="aff8">
    <w:name w:val="Осн. текст"/>
    <w:basedOn w:val="a9"/>
    <w:pPr>
      <w:spacing w:before="60" w:after="60" w:line="240" w:lineRule="auto"/>
      <w:ind w:firstLine="720"/>
    </w:pPr>
    <w:rPr>
      <w:sz w:val="28"/>
      <w:szCs w:val="28"/>
      <w:lang w:val="en-US"/>
    </w:rPr>
  </w:style>
  <w:style w:type="paragraph" w:customStyle="1" w:styleId="western">
    <w:name w:val="western"/>
    <w:basedOn w:val="a9"/>
    <w:pPr>
      <w:spacing w:before="100" w:beforeAutospacing="1" w:after="119" w:line="240" w:lineRule="auto"/>
      <w:ind w:firstLine="0"/>
      <w:jc w:val="left"/>
    </w:pPr>
    <w:rPr>
      <w:lang w:val="en-US"/>
    </w:rPr>
  </w:style>
  <w:style w:type="paragraph" w:customStyle="1" w:styleId="BalloonText1">
    <w:name w:val="Balloon Text1"/>
    <w:basedOn w:val="a9"/>
    <w:rPr>
      <w:rFonts w:ascii="Tahoma" w:hAnsi="Tahoma"/>
      <w:sz w:val="16"/>
      <w:szCs w:val="16"/>
    </w:rPr>
  </w:style>
  <w:style w:type="paragraph" w:styleId="aff9">
    <w:name w:val="Normal (Web)"/>
    <w:basedOn w:val="a9"/>
    <w:pPr>
      <w:spacing w:before="100" w:beforeAutospacing="1" w:after="100" w:afterAutospacing="1" w:line="240" w:lineRule="auto"/>
      <w:ind w:firstLine="0"/>
      <w:jc w:val="left"/>
    </w:pPr>
  </w:style>
  <w:style w:type="paragraph" w:styleId="HTML">
    <w:name w:val="HTML Preformatted"/>
    <w:basedOn w:val="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hAnsi="Arial Unicode MS"/>
      <w:sz w:val="20"/>
      <w:szCs w:val="20"/>
    </w:rPr>
  </w:style>
  <w:style w:type="paragraph" w:styleId="affa">
    <w:name w:val="Plain Text"/>
    <w:basedOn w:val="a9"/>
    <w:pPr>
      <w:spacing w:line="240" w:lineRule="auto"/>
      <w:ind w:firstLine="0"/>
      <w:jc w:val="left"/>
    </w:pPr>
    <w:rPr>
      <w:rFonts w:ascii="Courier New" w:hAnsi="Courier New"/>
      <w:sz w:val="20"/>
      <w:szCs w:val="20"/>
      <w:lang w:val="en-US"/>
    </w:rPr>
  </w:style>
  <w:style w:type="paragraph" w:customStyle="1" w:styleId="bodytext">
    <w:name w:val="bodytext"/>
    <w:basedOn w:val="a9"/>
    <w:pPr>
      <w:spacing w:before="120" w:after="120" w:line="220" w:lineRule="atLeast"/>
      <w:ind w:left="709" w:firstLine="0"/>
    </w:pPr>
  </w:style>
  <w:style w:type="paragraph" w:customStyle="1" w:styleId="17">
    <w:name w:val="Список1"/>
    <w:basedOn w:val="a9"/>
    <w:pPr>
      <w:tabs>
        <w:tab w:val="left" w:pos="851"/>
      </w:tabs>
      <w:jc w:val="left"/>
    </w:pPr>
    <w:rPr>
      <w:rFonts w:ascii="Arial" w:hAnsi="Arial"/>
    </w:rPr>
  </w:style>
  <w:style w:type="paragraph" w:customStyle="1" w:styleId="130">
    <w:name w:val="заголовок 13"/>
    <w:basedOn w:val="a9"/>
    <w:next w:val="a9"/>
    <w:pPr>
      <w:keepNext/>
      <w:spacing w:before="240" w:after="60" w:line="240" w:lineRule="auto"/>
      <w:ind w:firstLine="0"/>
      <w:jc w:val="center"/>
    </w:pPr>
    <w:rPr>
      <w:b/>
      <w:bCs/>
      <w:caps/>
      <w:kern w:val="28"/>
    </w:rPr>
  </w:style>
  <w:style w:type="paragraph" w:customStyle="1" w:styleId="affb">
    <w:name w:val="Шапка таблицы"/>
    <w:basedOn w:val="a9"/>
    <w:pPr>
      <w:keepNext/>
      <w:keepLines/>
      <w:widowControl w:val="0"/>
      <w:spacing w:before="120" w:after="120" w:line="240" w:lineRule="auto"/>
      <w:ind w:firstLine="0"/>
      <w:jc w:val="left"/>
    </w:pPr>
    <w:rPr>
      <w:b/>
      <w:bCs/>
      <w:sz w:val="20"/>
      <w:szCs w:val="20"/>
    </w:rPr>
  </w:style>
  <w:style w:type="paragraph" w:customStyle="1" w:styleId="affc">
    <w:name w:val="Текст таблицы"/>
    <w:basedOn w:val="a9"/>
    <w:pPr>
      <w:widowControl w:val="0"/>
      <w:spacing w:before="60" w:after="60" w:line="240" w:lineRule="auto"/>
      <w:ind w:firstLine="0"/>
      <w:jc w:val="left"/>
    </w:pPr>
    <w:rPr>
      <w:color w:val="000000"/>
      <w:sz w:val="20"/>
      <w:szCs w:val="20"/>
      <w:lang w:val="en-US"/>
    </w:rPr>
  </w:style>
  <w:style w:type="paragraph" w:styleId="affd">
    <w:name w:val="List Paragraph"/>
    <w:basedOn w:val="a9"/>
    <w:uiPriority w:val="34"/>
    <w:qFormat/>
    <w:pPr>
      <w:ind w:left="708"/>
    </w:pPr>
  </w:style>
  <w:style w:type="paragraph" w:customStyle="1" w:styleId="Heading3IndentLeft0">
    <w:name w:val="Heading 3 + Indent Left 0"/>
    <w:basedOn w:val="3"/>
    <w:pPr>
      <w:tabs>
        <w:tab w:val="num" w:pos="1080"/>
      </w:tabs>
      <w:ind w:firstLine="0"/>
    </w:pPr>
    <w:rPr>
      <w:rFonts w:ascii="Arial" w:hAnsi="Arial"/>
    </w:rPr>
  </w:style>
  <w:style w:type="paragraph" w:customStyle="1" w:styleId="affe">
    <w:name w:val="Наименование программы"/>
    <w:basedOn w:val="af6"/>
    <w:pPr>
      <w:spacing w:before="120"/>
    </w:pPr>
    <w:rPr>
      <w:b/>
      <w:bCs/>
    </w:rPr>
  </w:style>
  <w:style w:type="paragraph" w:styleId="41">
    <w:name w:val="toc 4"/>
    <w:basedOn w:val="31"/>
    <w:next w:val="a9"/>
    <w:pPr>
      <w:ind w:left="720"/>
    </w:pPr>
    <w:rPr>
      <w:sz w:val="18"/>
      <w:szCs w:val="18"/>
    </w:rPr>
  </w:style>
  <w:style w:type="paragraph" w:styleId="50">
    <w:name w:val="toc 5"/>
    <w:basedOn w:val="31"/>
    <w:next w:val="a9"/>
    <w:pPr>
      <w:ind w:left="960"/>
    </w:pPr>
    <w:rPr>
      <w:sz w:val="18"/>
      <w:szCs w:val="18"/>
    </w:rPr>
  </w:style>
  <w:style w:type="paragraph" w:customStyle="1" w:styleId="a7">
    <w:name w:val="Буква"/>
    <w:basedOn w:val="a4"/>
    <w:pPr>
      <w:numPr>
        <w:numId w:val="12"/>
      </w:numPr>
      <w:tabs>
        <w:tab w:val="clear" w:pos="360"/>
        <w:tab w:val="num" w:pos="927"/>
      </w:tabs>
      <w:ind w:left="0" w:firstLine="567"/>
    </w:pPr>
  </w:style>
  <w:style w:type="paragraph" w:customStyle="1" w:styleId="CommentSubject1">
    <w:name w:val="Comment Subject1"/>
    <w:basedOn w:val="CommentText"/>
    <w:next w:val="CommentText"/>
    <w:rPr>
      <w:b/>
      <w:bCs/>
      <w:lang w:val="en-US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paragraph" w:customStyle="1" w:styleId="1">
    <w:name w:val="Маркированный 1"/>
    <w:basedOn w:val="afd"/>
    <w:pPr>
      <w:numPr>
        <w:numId w:val="15"/>
      </w:numPr>
      <w:ind w:firstLine="0"/>
    </w:pPr>
  </w:style>
  <w:style w:type="paragraph" w:styleId="27">
    <w:name w:val="List Bullet 2"/>
    <w:basedOn w:val="afd"/>
    <w:pPr>
      <w:spacing w:before="20"/>
      <w:ind w:left="720" w:hanging="426"/>
    </w:pPr>
    <w:rPr>
      <w:color w:val="000000"/>
      <w:lang w:val="en-US"/>
    </w:rPr>
  </w:style>
  <w:style w:type="paragraph" w:styleId="34">
    <w:name w:val="List Bullet 3"/>
    <w:basedOn w:val="afd"/>
    <w:pPr>
      <w:tabs>
        <w:tab w:val="num" w:pos="1494"/>
      </w:tabs>
      <w:spacing w:before="20"/>
      <w:ind w:left="1491" w:hanging="357"/>
    </w:pPr>
    <w:rPr>
      <w:rFonts w:ascii="Arial" w:hAnsi="Arial"/>
    </w:rPr>
  </w:style>
  <w:style w:type="paragraph" w:customStyle="1" w:styleId="2">
    <w:name w:val="Список простой 2"/>
    <w:basedOn w:val="a1"/>
    <w:pPr>
      <w:numPr>
        <w:numId w:val="17"/>
      </w:numPr>
      <w:spacing w:after="0"/>
      <w:outlineLvl w:val="1"/>
    </w:pPr>
  </w:style>
  <w:style w:type="paragraph" w:styleId="afff">
    <w:name w:val="endnote text"/>
    <w:link w:val="afff0"/>
    <w:semiHidden/>
  </w:style>
  <w:style w:type="character" w:styleId="afff1">
    <w:name w:val="line number"/>
    <w:basedOn w:val="aa"/>
    <w:semiHidden/>
  </w:style>
  <w:style w:type="character" w:styleId="afff2">
    <w:name w:val="Hyperlink"/>
    <w:basedOn w:val="aa"/>
    <w:rPr>
      <w:color w:val="0000FF"/>
      <w:u w:val="single"/>
    </w:rPr>
  </w:style>
  <w:style w:type="character" w:customStyle="1" w:styleId="CommentReference">
    <w:name w:val="Comment Reference"/>
    <w:basedOn w:val="aa"/>
    <w:rPr>
      <w:sz w:val="16"/>
      <w:szCs w:val="16"/>
    </w:rPr>
  </w:style>
  <w:style w:type="character" w:customStyle="1" w:styleId="afff3">
    <w:name w:val="Степень"/>
    <w:basedOn w:val="aa"/>
    <w:rPr>
      <w:rFonts w:ascii="TimesDL" w:hAnsi="TimesDL"/>
      <w:spacing w:val="0"/>
      <w:position w:val="6"/>
      <w:sz w:val="16"/>
      <w:szCs w:val="16"/>
    </w:rPr>
  </w:style>
  <w:style w:type="character" w:customStyle="1" w:styleId="afff4">
    <w:name w:val="Текст_Назв_Прогр"/>
    <w:basedOn w:val="aa"/>
    <w:rPr>
      <w:rFonts w:ascii="Times New Roman" w:hAnsi="Times New Roman"/>
      <w:i/>
      <w:iCs/>
      <w:sz w:val="24"/>
      <w:szCs w:val="24"/>
    </w:rPr>
  </w:style>
  <w:style w:type="character" w:styleId="afff5">
    <w:name w:val="FollowedHyperlink"/>
    <w:basedOn w:val="aa"/>
    <w:rPr>
      <w:color w:val="800080"/>
      <w:u w:val="single"/>
    </w:rPr>
  </w:style>
  <w:style w:type="character" w:styleId="afff6">
    <w:name w:val="footnote reference"/>
    <w:basedOn w:val="aa"/>
    <w:rPr>
      <w:vertAlign w:val="superscript"/>
    </w:rPr>
  </w:style>
  <w:style w:type="character" w:customStyle="1" w:styleId="aff1">
    <w:name w:val="Текст сноски Знак"/>
    <w:link w:val="aff0"/>
    <w:semiHidden/>
    <w:rPr>
      <w:sz w:val="20"/>
      <w:szCs w:val="20"/>
    </w:rPr>
  </w:style>
  <w:style w:type="character" w:styleId="afff7">
    <w:name w:val="endnote reference"/>
    <w:semiHidden/>
    <w:rPr>
      <w:vertAlign w:val="superscript"/>
    </w:rPr>
  </w:style>
  <w:style w:type="character" w:customStyle="1" w:styleId="afff0">
    <w:name w:val="Текст концевой сноски Знак"/>
    <w:link w:val="afff"/>
    <w:semiHidden/>
    <w:rPr>
      <w:sz w:val="20"/>
      <w:szCs w:val="20"/>
    </w:rPr>
  </w:style>
  <w:style w:type="table" w:styleId="18">
    <w:name w:val="Table Simple 1"/>
    <w:basedOn w:val="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f8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19</Pages>
  <Words>2798</Words>
  <Characters>15953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ТЗ на нагрузочное тестирование</vt:lpstr>
    </vt:vector>
  </TitlesOfParts>
  <Company>АПЛАНА</Company>
  <LinksUpToDate>false</LinksUpToDate>
  <CharactersWithSpaces>18714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нагрузочное тестирование</dc:title>
  <dc:subject>ТЗ на нагрузочное тестирование</dc:subject>
  <dc:creator>Широбоков Андрей</dc:creator>
  <cp:lastModifiedBy>Александр Бушуев</cp:lastModifiedBy>
  <cp:revision>8</cp:revision>
  <cp:lastPrinted>2007-10-29T09:04:00Z</cp:lastPrinted>
  <dcterms:created xsi:type="dcterms:W3CDTF">2026-01-29T20:35:00Z</dcterms:created>
  <dcterms:modified xsi:type="dcterms:W3CDTF">2026-02-18T14:51:00Z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АИМЕНОВАНИЕ СИСТЕМЫ">
    <vt:lpwstr>Автоматизированная система государственного кадастра объектов недвижимости</vt:lpwstr>
  </property>
  <property fmtid="{D5CDD505-2E9C-101B-9397-08002B2CF9AE}" pid="3" name="&lt;ГРИФ ДОКУМЕНТА&gt;">
    <vt:lpwstr>&lt;ГРИФ ДОКУМЕНТА&gt;</vt:lpwstr>
  </property>
  <property fmtid="{D5CDD505-2E9C-101B-9397-08002B2CF9AE}" pid="4" name="Наименование документа">
    <vt:lpwstr>План тестирования</vt:lpwstr>
  </property>
</Properties>
</file>